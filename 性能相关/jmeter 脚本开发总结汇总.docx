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pStyle w:val="21"/>
        <w:spacing w:before="156"/>
        <w:rPr>
          <w:rFonts w:ascii="黑体" w:hAnsi="黑体" w:cs="黑体"/>
          <w:color w:val="auto"/>
          <w:sz w:val="36"/>
          <w:szCs w:val="36"/>
          <w:highlight w:val="none"/>
        </w:rPr>
      </w:pPr>
      <w:r>
        <w:rPr>
          <w:rFonts w:hint="eastAsia"/>
          <w:color w:val="auto"/>
          <w:highlight w:val="none"/>
        </w:rPr>
        <w:t>开源性能测试工具</w:t>
      </w:r>
      <w:r>
        <w:rPr>
          <w:color w:val="auto"/>
          <w:highlight w:val="none"/>
          <w:shd w:val="clear" w:color="auto" w:fill="FFFFFF"/>
        </w:rPr>
        <w:t xml:space="preserve">Apache </w:t>
      </w:r>
      <w:r>
        <w:rPr>
          <w:rFonts w:hint="eastAsia"/>
          <w:color w:val="auto"/>
          <w:highlight w:val="none"/>
          <w:shd w:val="clear" w:color="auto" w:fill="FFFFFF"/>
        </w:rPr>
        <w:t>JMeter</w:t>
      </w:r>
      <w:r>
        <w:rPr>
          <w:rFonts w:hint="eastAsia" w:ascii="黑体" w:hAnsi="黑体" w:cs="黑体"/>
          <w:color w:val="auto"/>
          <w:sz w:val="36"/>
          <w:szCs w:val="36"/>
          <w:highlight w:val="none"/>
        </w:rPr>
        <w:t>快速入门</w:t>
      </w:r>
    </w:p>
    <w:p>
      <w:pPr>
        <w:rPr>
          <w:color w:val="auto"/>
          <w:highlight w:val="none"/>
        </w:rPr>
      </w:pPr>
    </w:p>
    <w:p>
      <w:pPr>
        <w:rPr>
          <w:color w:val="auto"/>
          <w:highlight w:val="none"/>
        </w:rPr>
      </w:pPr>
    </w:p>
    <w:p>
      <w:pPr>
        <w:pStyle w:val="26"/>
        <w:rPr>
          <w:color w:val="auto"/>
          <w:highlight w:val="none"/>
        </w:rPr>
      </w:pPr>
      <w:bookmarkStart w:id="0" w:name="_Toc11205"/>
      <w:r>
        <w:rPr>
          <w:rFonts w:hint="eastAsia"/>
          <w:color w:val="auto"/>
          <w:highlight w:val="none"/>
        </w:rPr>
        <w:t>目录</w:t>
      </w:r>
      <w:bookmarkEnd w:id="0"/>
    </w:p>
    <w:p>
      <w:pPr>
        <w:pStyle w:val="20"/>
        <w:tabs>
          <w:tab w:val="right" w:pos="8306"/>
        </w:tabs>
        <w:rPr>
          <w:rFonts w:ascii="Times New Roman" w:hAnsi="Times New Roman" w:eastAsia="宋体" w:cs="Times New Roman"/>
          <w:color w:val="auto"/>
          <w:kern w:val="2"/>
          <w:szCs w:val="24"/>
          <w:highlight w:val="none"/>
          <w:lang w:val="en-US" w:eastAsia="zh-CN" w:bidi="ar-SA"/>
        </w:rPr>
      </w:pPr>
      <w:r>
        <w:rPr>
          <w:rFonts w:ascii="Calibri" w:hAnsi="Calibri"/>
          <w:color w:val="auto"/>
          <w:highlight w:val="none"/>
          <w:lang w:val="zh-CN"/>
        </w:rPr>
        <w:fldChar w:fldCharType="begin"/>
      </w:r>
      <w:r>
        <w:rPr>
          <w:color w:val="auto"/>
          <w:highlight w:val="none"/>
          <w:lang w:val="zh-CN"/>
        </w:rPr>
        <w:instrText xml:space="preserve"> TOC \o "1-3" \h \z \u </w:instrText>
      </w:r>
      <w:r>
        <w:rPr>
          <w:rFonts w:ascii="Calibri" w:hAnsi="Calibri"/>
          <w:color w:val="auto"/>
          <w:highlight w:val="none"/>
          <w:lang w:val="zh-CN"/>
        </w:rPr>
        <w:fldChar w:fldCharType="separate"/>
      </w:r>
      <w:r>
        <w:rPr>
          <w:rFonts w:ascii="Calibri" w:hAnsi="Calibri" w:eastAsia="宋体" w:cs="Times New Roman"/>
          <w:color w:val="auto"/>
          <w:kern w:val="2"/>
          <w:szCs w:val="24"/>
          <w:highlight w:val="none"/>
          <w:lang w:val="zh-CN" w:eastAsia="zh-CN" w:bidi="ar-SA"/>
        </w:rPr>
        <w:fldChar w:fldCharType="begin"/>
      </w:r>
      <w:r>
        <w:rPr>
          <w:rFonts w:ascii="Calibri" w:hAnsi="Calibri" w:eastAsia="宋体" w:cs="Times New Roman"/>
          <w:color w:val="auto"/>
          <w:kern w:val="2"/>
          <w:szCs w:val="24"/>
          <w:highlight w:val="none"/>
          <w:lang w:val="zh-CN" w:eastAsia="zh-CN" w:bidi="ar-SA"/>
        </w:rPr>
        <w:instrText xml:space="preserve"> HYPERLINK \l _Toc11205 </w:instrText>
      </w:r>
      <w:r>
        <w:rPr>
          <w:rFonts w:ascii="Calibri" w:hAnsi="Calibri" w:eastAsia="宋体" w:cs="Times New Roman"/>
          <w:color w:val="auto"/>
          <w:kern w:val="2"/>
          <w:szCs w:val="24"/>
          <w:highlight w:val="none"/>
          <w:lang w:val="zh-CN" w:eastAsia="zh-CN" w:bidi="ar-SA"/>
        </w:rPr>
        <w:fldChar w:fldCharType="separate"/>
      </w:r>
      <w:r>
        <w:rPr>
          <w:rFonts w:hint="eastAsia" w:ascii="Times New Roman" w:hAnsi="Times New Roman" w:eastAsia="宋体" w:cs="Times New Roman"/>
          <w:color w:val="auto"/>
          <w:kern w:val="2"/>
          <w:szCs w:val="24"/>
          <w:highlight w:val="none"/>
          <w:lang w:val="en-US" w:eastAsia="zh-CN" w:bidi="ar-SA"/>
        </w:rPr>
        <w:t>目录</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_Toc11205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1</w:t>
      </w:r>
      <w:r>
        <w:rPr>
          <w:rFonts w:ascii="Times New Roman" w:hAnsi="Times New Roman" w:eastAsia="宋体" w:cs="Times New Roman"/>
          <w:color w:val="auto"/>
          <w:kern w:val="2"/>
          <w:szCs w:val="24"/>
          <w:highlight w:val="none"/>
          <w:lang w:val="en-US" w:eastAsia="zh-CN" w:bidi="ar-SA"/>
        </w:rPr>
        <w:fldChar w:fldCharType="end"/>
      </w:r>
      <w:r>
        <w:rPr>
          <w:rFonts w:ascii="Calibri" w:hAnsi="Calibri" w:eastAsia="宋体" w:cs="Times New Roman"/>
          <w:color w:val="auto"/>
          <w:kern w:val="2"/>
          <w:szCs w:val="24"/>
          <w:highlight w:val="none"/>
          <w:lang w:val="zh-CN" w:eastAsia="zh-CN" w:bidi="ar-SA"/>
        </w:rPr>
        <w:fldChar w:fldCharType="end"/>
      </w:r>
    </w:p>
    <w:p>
      <w:pPr>
        <w:pStyle w:val="20"/>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_Toc4590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1</w:t>
      </w:r>
      <w:r>
        <w:rPr>
          <w:rFonts w:hint="eastAsia" w:ascii="Tahoma" w:hAnsi="Tahoma" w:eastAsia="黑体" w:cs="Times New Roman"/>
          <w:color w:val="auto"/>
          <w:kern w:val="44"/>
          <w:szCs w:val="20"/>
          <w:highlight w:val="none"/>
          <w:lang w:val="en-US" w:eastAsia="zh-CN" w:bidi="ar-SA"/>
        </w:rPr>
        <w:t xml:space="preserve"> </w:t>
      </w:r>
      <w:r>
        <w:rPr>
          <w:rFonts w:ascii="Times New Roman" w:hAnsi="Times New Roman" w:eastAsia="宋体" w:cs="Times New Roman"/>
          <w:color w:val="auto"/>
          <w:kern w:val="2"/>
          <w:szCs w:val="24"/>
          <w:highlight w:val="none"/>
          <w:lang w:val="en-US" w:eastAsia="zh-CN" w:bidi="ar-SA"/>
        </w:rPr>
        <w:t xml:space="preserve">Apache </w:t>
      </w:r>
      <w:r>
        <w:rPr>
          <w:rFonts w:hint="eastAsia" w:ascii="Times New Roman" w:hAnsi="Times New Roman" w:eastAsia="宋体" w:cs="Times New Roman"/>
          <w:color w:val="auto"/>
          <w:kern w:val="2"/>
          <w:szCs w:val="24"/>
          <w:highlight w:val="none"/>
          <w:lang w:val="en-US" w:eastAsia="zh-CN" w:bidi="ar-SA"/>
        </w:rPr>
        <w:t>JMeter概述</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_Toc4590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3</w:t>
      </w:r>
      <w:r>
        <w:rPr>
          <w:rFonts w:ascii="Times New Roman" w:hAnsi="Times New Roman" w:eastAsia="宋体" w:cs="Times New Roman"/>
          <w:color w:val="auto"/>
          <w:kern w:val="2"/>
          <w:szCs w:val="24"/>
          <w:highlight w:val="none"/>
          <w:lang w:val="en-US" w:eastAsia="zh-CN" w:bidi="ar-SA"/>
        </w:rPr>
        <w:fldChar w:fldCharType="end"/>
      </w:r>
      <w:r>
        <w:rPr>
          <w:rFonts w:hint="eastAsia" w:ascii="Tahoma" w:hAnsi="Tahoma" w:eastAsia="黑体" w:cs="Times New Roman"/>
          <w:color w:val="auto"/>
          <w:kern w:val="44"/>
          <w:szCs w:val="20"/>
          <w:highlight w:val="none"/>
          <w:lang w:val="en-US" w:eastAsia="zh-CN" w:bidi="ar-SA"/>
        </w:rPr>
        <w:fldChar w:fldCharType="end"/>
      </w:r>
    </w:p>
    <w:p>
      <w:pPr>
        <w:pStyle w:val="23"/>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_Toc17816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1</w:t>
      </w:r>
      <w:r>
        <w:rPr>
          <w:rFonts w:hint="eastAsia" w:ascii="Arial" w:hAnsi="Arial" w:eastAsia="黑体" w:cs="Times New Roman"/>
          <w:color w:val="auto"/>
          <w:kern w:val="2"/>
          <w:szCs w:val="30"/>
          <w:highlight w:val="none"/>
          <w:shd w:val="clear" w:fill="FFFFFF"/>
          <w:lang w:val="en-CA" w:eastAsia="zh-CN" w:bidi="ar-SA"/>
        </w:rPr>
        <w:t xml:space="preserve">.1 </w:t>
      </w:r>
      <w:r>
        <w:rPr>
          <w:rFonts w:ascii="Times New Roman" w:hAnsi="Times New Roman" w:eastAsia="宋体" w:cs="Times New Roman"/>
          <w:color w:val="auto"/>
          <w:kern w:val="2"/>
          <w:szCs w:val="24"/>
          <w:highlight w:val="none"/>
          <w:shd w:val="clear" w:color="auto" w:fill="FFFFFF"/>
          <w:lang w:val="en-US" w:eastAsia="zh-CN" w:bidi="ar-SA"/>
        </w:rPr>
        <w:t xml:space="preserve">Apache </w:t>
      </w:r>
      <w:r>
        <w:rPr>
          <w:rFonts w:hint="eastAsia" w:ascii="Times New Roman" w:hAnsi="Times New Roman" w:eastAsia="宋体" w:cs="Times New Roman"/>
          <w:color w:val="auto"/>
          <w:kern w:val="2"/>
          <w:szCs w:val="24"/>
          <w:highlight w:val="none"/>
          <w:shd w:val="clear" w:color="auto" w:fill="FFFFFF"/>
          <w:lang w:val="en-US" w:eastAsia="zh-CN" w:bidi="ar-SA"/>
        </w:rPr>
        <w:t>JMeter</w:t>
      </w:r>
      <w:r>
        <w:rPr>
          <w:rFonts w:hint="eastAsia" w:ascii="Times New Roman" w:hAnsi="Times New Roman" w:eastAsia="宋体" w:cs="Times New Roman"/>
          <w:color w:val="auto"/>
          <w:kern w:val="2"/>
          <w:szCs w:val="30"/>
          <w:highlight w:val="none"/>
          <w:shd w:val="clear" w:color="auto" w:fill="FFFFFF"/>
          <w:lang w:val="en-US" w:eastAsia="zh-CN" w:bidi="ar-SA"/>
        </w:rPr>
        <w:t>优点</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_Toc17816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3</w:t>
      </w:r>
      <w:r>
        <w:rPr>
          <w:rFonts w:ascii="Times New Roman" w:hAnsi="Times New Roman" w:eastAsia="宋体" w:cs="Times New Roman"/>
          <w:color w:val="auto"/>
          <w:kern w:val="2"/>
          <w:szCs w:val="24"/>
          <w:highlight w:val="none"/>
          <w:lang w:val="en-US" w:eastAsia="zh-CN" w:bidi="ar-SA"/>
        </w:rPr>
        <w:fldChar w:fldCharType="end"/>
      </w:r>
      <w:r>
        <w:rPr>
          <w:rFonts w:hint="eastAsia" w:ascii="Arial" w:hAnsi="Arial" w:eastAsia="黑体" w:cs="Times New Roman"/>
          <w:color w:val="auto"/>
          <w:kern w:val="2"/>
          <w:szCs w:val="30"/>
          <w:highlight w:val="none"/>
          <w:shd w:val="clear" w:fill="FFFFFF"/>
          <w:lang w:val="en-CA" w:eastAsia="zh-CN" w:bidi="ar-SA"/>
        </w:rPr>
        <w:fldChar w:fldCharType="end"/>
      </w:r>
    </w:p>
    <w:p>
      <w:pPr>
        <w:pStyle w:val="23"/>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_Toc12826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1</w:t>
      </w:r>
      <w:r>
        <w:rPr>
          <w:rFonts w:hint="eastAsia" w:ascii="Arial" w:hAnsi="Arial" w:eastAsia="黑体" w:cs="Times New Roman"/>
          <w:color w:val="auto"/>
          <w:kern w:val="2"/>
          <w:szCs w:val="20"/>
          <w:highlight w:val="none"/>
          <w:shd w:val="clear" w:fill="FFFFFF"/>
          <w:lang w:val="en-CA" w:eastAsia="zh-CN" w:bidi="ar-SA"/>
        </w:rPr>
        <w:t xml:space="preserve">.2 </w:t>
      </w:r>
      <w:r>
        <w:rPr>
          <w:rFonts w:ascii="Times New Roman" w:hAnsi="Times New Roman" w:eastAsia="宋体" w:cs="Times New Roman"/>
          <w:color w:val="auto"/>
          <w:kern w:val="2"/>
          <w:szCs w:val="24"/>
          <w:highlight w:val="none"/>
          <w:shd w:val="clear" w:color="auto" w:fill="FFFFFF"/>
          <w:lang w:val="en-US" w:eastAsia="zh-CN" w:bidi="ar-SA"/>
        </w:rPr>
        <w:t>Apache JMeter</w:t>
      </w:r>
      <w:r>
        <w:rPr>
          <w:rFonts w:hint="eastAsia" w:ascii="Times New Roman" w:hAnsi="Times New Roman" w:eastAsia="宋体" w:cs="Times New Roman"/>
          <w:color w:val="auto"/>
          <w:kern w:val="2"/>
          <w:szCs w:val="24"/>
          <w:highlight w:val="none"/>
          <w:shd w:val="clear" w:color="auto" w:fill="FFFFFF"/>
          <w:lang w:val="en-US" w:eastAsia="zh-CN" w:bidi="ar-SA"/>
        </w:rPr>
        <w:t>缺点</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_Toc12826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3</w:t>
      </w:r>
      <w:r>
        <w:rPr>
          <w:rFonts w:ascii="Times New Roman" w:hAnsi="Times New Roman" w:eastAsia="宋体" w:cs="Times New Roman"/>
          <w:color w:val="auto"/>
          <w:kern w:val="2"/>
          <w:szCs w:val="24"/>
          <w:highlight w:val="none"/>
          <w:lang w:val="en-US" w:eastAsia="zh-CN" w:bidi="ar-SA"/>
        </w:rPr>
        <w:fldChar w:fldCharType="end"/>
      </w:r>
      <w:r>
        <w:rPr>
          <w:rFonts w:hint="eastAsia" w:ascii="Arial" w:hAnsi="Arial" w:eastAsia="黑体" w:cs="Times New Roman"/>
          <w:color w:val="auto"/>
          <w:kern w:val="2"/>
          <w:szCs w:val="20"/>
          <w:highlight w:val="none"/>
          <w:shd w:val="clear" w:fill="FFFFFF"/>
          <w:lang w:val="en-CA" w:eastAsia="zh-CN" w:bidi="ar-SA"/>
        </w:rPr>
        <w:fldChar w:fldCharType="end"/>
      </w:r>
    </w:p>
    <w:p>
      <w:pPr>
        <w:pStyle w:val="23"/>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_Toc26694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1</w:t>
      </w:r>
      <w:r>
        <w:rPr>
          <w:rFonts w:hint="eastAsia" w:ascii="Arial" w:hAnsi="Arial" w:eastAsia="黑体" w:cs="Times New Roman"/>
          <w:color w:val="auto"/>
          <w:kern w:val="2"/>
          <w:szCs w:val="20"/>
          <w:highlight w:val="none"/>
          <w:shd w:val="clear" w:fill="FFFFFF"/>
          <w:lang w:val="en-CA" w:eastAsia="zh-CN" w:bidi="ar-SA"/>
        </w:rPr>
        <w:t xml:space="preserve">.3 </w:t>
      </w:r>
      <w:r>
        <w:rPr>
          <w:rFonts w:ascii="Times New Roman" w:hAnsi="Times New Roman" w:eastAsia="宋体" w:cs="Times New Roman"/>
          <w:color w:val="auto"/>
          <w:kern w:val="2"/>
          <w:szCs w:val="24"/>
          <w:highlight w:val="none"/>
          <w:shd w:val="clear" w:color="auto" w:fill="FFFFFF"/>
          <w:lang w:val="en-US" w:eastAsia="zh-CN" w:bidi="ar-SA"/>
        </w:rPr>
        <w:t>Apache JMeter</w:t>
      </w:r>
      <w:r>
        <w:rPr>
          <w:rFonts w:hint="eastAsia" w:ascii="Times New Roman" w:hAnsi="Times New Roman" w:eastAsia="宋体" w:cs="Times New Roman"/>
          <w:color w:val="auto"/>
          <w:kern w:val="2"/>
          <w:szCs w:val="24"/>
          <w:highlight w:val="none"/>
          <w:shd w:val="clear" w:color="auto" w:fill="FFFFFF"/>
          <w:lang w:val="en-US" w:eastAsia="zh-CN" w:bidi="ar-SA"/>
        </w:rPr>
        <w:t>所支持的协议</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_Toc26694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4</w:t>
      </w:r>
      <w:r>
        <w:rPr>
          <w:rFonts w:ascii="Times New Roman" w:hAnsi="Times New Roman" w:eastAsia="宋体" w:cs="Times New Roman"/>
          <w:color w:val="auto"/>
          <w:kern w:val="2"/>
          <w:szCs w:val="24"/>
          <w:highlight w:val="none"/>
          <w:lang w:val="en-US" w:eastAsia="zh-CN" w:bidi="ar-SA"/>
        </w:rPr>
        <w:fldChar w:fldCharType="end"/>
      </w:r>
      <w:r>
        <w:rPr>
          <w:rFonts w:hint="eastAsia" w:ascii="Arial" w:hAnsi="Arial" w:eastAsia="黑体" w:cs="Times New Roman"/>
          <w:color w:val="auto"/>
          <w:kern w:val="2"/>
          <w:szCs w:val="20"/>
          <w:highlight w:val="none"/>
          <w:shd w:val="clear" w:fill="FFFFFF"/>
          <w:lang w:val="en-CA" w:eastAsia="zh-CN" w:bidi="ar-SA"/>
        </w:rPr>
        <w:fldChar w:fldCharType="end"/>
      </w:r>
    </w:p>
    <w:p>
      <w:pPr>
        <w:pStyle w:val="20"/>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_Toc23577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2</w:t>
      </w:r>
      <w:r>
        <w:rPr>
          <w:rFonts w:hint="eastAsia" w:ascii="Tahoma" w:hAnsi="Tahoma" w:eastAsia="黑体" w:cs="Times New Roman"/>
          <w:color w:val="auto"/>
          <w:kern w:val="44"/>
          <w:szCs w:val="20"/>
          <w:highlight w:val="none"/>
          <w:lang w:val="en-US" w:eastAsia="zh-CN" w:bidi="ar-SA"/>
        </w:rPr>
        <w:t xml:space="preserve"> </w:t>
      </w:r>
      <w:r>
        <w:rPr>
          <w:rFonts w:hint="eastAsia" w:ascii="Times New Roman" w:hAnsi="Times New Roman" w:eastAsia="宋体" w:cs="Times New Roman"/>
          <w:color w:val="auto"/>
          <w:kern w:val="2"/>
          <w:szCs w:val="24"/>
          <w:highlight w:val="none"/>
          <w:lang w:val="en-US" w:eastAsia="zh-CN" w:bidi="ar-SA"/>
        </w:rPr>
        <w:t>JMeter的安装与使用</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_Toc23577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5</w:t>
      </w:r>
      <w:r>
        <w:rPr>
          <w:rFonts w:ascii="Times New Roman" w:hAnsi="Times New Roman" w:eastAsia="宋体" w:cs="Times New Roman"/>
          <w:color w:val="auto"/>
          <w:kern w:val="2"/>
          <w:szCs w:val="24"/>
          <w:highlight w:val="none"/>
          <w:lang w:val="en-US" w:eastAsia="zh-CN" w:bidi="ar-SA"/>
        </w:rPr>
        <w:fldChar w:fldCharType="end"/>
      </w:r>
      <w:r>
        <w:rPr>
          <w:rFonts w:hint="eastAsia" w:ascii="Tahoma" w:hAnsi="Tahoma" w:eastAsia="黑体" w:cs="Times New Roman"/>
          <w:color w:val="auto"/>
          <w:kern w:val="44"/>
          <w:szCs w:val="20"/>
          <w:highlight w:val="none"/>
          <w:lang w:val="en-US" w:eastAsia="zh-CN" w:bidi="ar-SA"/>
        </w:rPr>
        <w:fldChar w:fldCharType="end"/>
      </w:r>
    </w:p>
    <w:p>
      <w:pPr>
        <w:pStyle w:val="23"/>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_Toc24912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2</w:t>
      </w:r>
      <w:r>
        <w:rPr>
          <w:rFonts w:hint="eastAsia" w:ascii="黑体" w:hAnsi="黑体" w:eastAsia="黑体" w:cs="黑体"/>
          <w:bCs/>
          <w:color w:val="auto"/>
          <w:kern w:val="2"/>
          <w:szCs w:val="21"/>
          <w:highlight w:val="none"/>
          <w:shd w:val="clear" w:fill="FFFFFF"/>
          <w:lang w:val="en-CA" w:eastAsia="zh-CN" w:bidi="ar-SA"/>
        </w:rPr>
        <w:t xml:space="preserve">.1 </w:t>
      </w:r>
      <w:r>
        <w:rPr>
          <w:rFonts w:hint="eastAsia" w:ascii="黑体" w:hAnsi="黑体" w:eastAsia="宋体" w:cs="黑体"/>
          <w:bCs/>
          <w:color w:val="auto"/>
          <w:kern w:val="2"/>
          <w:szCs w:val="21"/>
          <w:highlight w:val="none"/>
          <w:shd w:val="clear" w:color="auto" w:fill="FFFFFF"/>
          <w:lang w:val="en-US" w:eastAsia="zh-CN" w:bidi="ar-SA"/>
        </w:rPr>
        <w:t>安装</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_Toc24912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5</w:t>
      </w:r>
      <w:r>
        <w:rPr>
          <w:rFonts w:ascii="Times New Roman" w:hAnsi="Times New Roman" w:eastAsia="宋体" w:cs="Times New Roman"/>
          <w:color w:val="auto"/>
          <w:kern w:val="2"/>
          <w:szCs w:val="24"/>
          <w:highlight w:val="none"/>
          <w:lang w:val="en-US" w:eastAsia="zh-CN" w:bidi="ar-SA"/>
        </w:rPr>
        <w:fldChar w:fldCharType="end"/>
      </w:r>
      <w:r>
        <w:rPr>
          <w:rFonts w:hint="eastAsia" w:ascii="黑体" w:hAnsi="黑体" w:eastAsia="黑体" w:cs="黑体"/>
          <w:bCs/>
          <w:color w:val="auto"/>
          <w:kern w:val="2"/>
          <w:szCs w:val="21"/>
          <w:highlight w:val="none"/>
          <w:shd w:val="clear" w:fill="FFFFFF"/>
          <w:lang w:val="en-CA" w:eastAsia="zh-CN" w:bidi="ar-SA"/>
        </w:rPr>
        <w:fldChar w:fldCharType="end"/>
      </w:r>
    </w:p>
    <w:p>
      <w:pPr>
        <w:pStyle w:val="23"/>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_Toc1161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2</w:t>
      </w:r>
      <w:r>
        <w:rPr>
          <w:rFonts w:hint="eastAsia" w:ascii="Arial" w:hAnsi="Arial" w:eastAsia="黑体" w:cs="Times New Roman"/>
          <w:color w:val="auto"/>
          <w:kern w:val="2"/>
          <w:szCs w:val="20"/>
          <w:highlight w:val="none"/>
          <w:shd w:val="clear" w:fill="FFFFFF"/>
          <w:lang w:val="en-CA" w:eastAsia="zh-CN" w:bidi="ar-SA"/>
        </w:rPr>
        <w:t xml:space="preserve">.2 </w:t>
      </w:r>
      <w:r>
        <w:rPr>
          <w:rFonts w:hint="eastAsia" w:ascii="Times New Roman" w:hAnsi="Times New Roman" w:eastAsia="宋体" w:cs="Times New Roman"/>
          <w:color w:val="auto"/>
          <w:kern w:val="2"/>
          <w:szCs w:val="24"/>
          <w:highlight w:val="none"/>
          <w:shd w:val="clear" w:color="auto" w:fill="FFFFFF"/>
          <w:lang w:val="en-US" w:eastAsia="zh-CN" w:bidi="ar-SA"/>
        </w:rPr>
        <w:t>主要功能模块（组件）</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_Toc1161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5</w:t>
      </w:r>
      <w:r>
        <w:rPr>
          <w:rFonts w:ascii="Times New Roman" w:hAnsi="Times New Roman" w:eastAsia="宋体" w:cs="Times New Roman"/>
          <w:color w:val="auto"/>
          <w:kern w:val="2"/>
          <w:szCs w:val="24"/>
          <w:highlight w:val="none"/>
          <w:lang w:val="en-US" w:eastAsia="zh-CN" w:bidi="ar-SA"/>
        </w:rPr>
        <w:fldChar w:fldCharType="end"/>
      </w:r>
      <w:r>
        <w:rPr>
          <w:rFonts w:hint="eastAsia" w:ascii="Arial" w:hAnsi="Arial" w:eastAsia="黑体" w:cs="Times New Roman"/>
          <w:color w:val="auto"/>
          <w:kern w:val="2"/>
          <w:szCs w:val="20"/>
          <w:highlight w:val="none"/>
          <w:shd w:val="clear" w:fill="FFFFFF"/>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_Toc17266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2</w:t>
      </w:r>
      <w:r>
        <w:rPr>
          <w:rFonts w:hint="eastAsia" w:ascii="Tahoma" w:hAnsi="Tahoma" w:eastAsia="黑体" w:cs="Times New Roman"/>
          <w:color w:val="auto"/>
          <w:kern w:val="2"/>
          <w:szCs w:val="20"/>
          <w:highlight w:val="none"/>
          <w:lang w:val="en-CA" w:eastAsia="zh-CN" w:bidi="ar-SA"/>
        </w:rPr>
        <w:t xml:space="preserve">.2.1 </w:t>
      </w:r>
      <w:r>
        <w:rPr>
          <w:rFonts w:hint="eastAsia" w:ascii="Times New Roman" w:hAnsi="Times New Roman" w:eastAsia="宋体" w:cs="Times New Roman"/>
          <w:color w:val="auto"/>
          <w:kern w:val="2"/>
          <w:szCs w:val="24"/>
          <w:highlight w:val="none"/>
          <w:lang w:val="en-US" w:eastAsia="zh-CN" w:bidi="ar-SA"/>
        </w:rPr>
        <w:t>测试计划（</w:t>
      </w:r>
      <w:r>
        <w:rPr>
          <w:rFonts w:ascii="Times New Roman" w:hAnsi="Times New Roman" w:eastAsia="宋体" w:cs="Times New Roman"/>
          <w:color w:val="auto"/>
          <w:kern w:val="2"/>
          <w:szCs w:val="24"/>
          <w:highlight w:val="none"/>
          <w:lang w:val="en-US" w:eastAsia="zh-CN" w:bidi="ar-SA"/>
        </w:rPr>
        <w:t>Test Plan</w:t>
      </w:r>
      <w:r>
        <w:rPr>
          <w:rFonts w:hint="eastAsia" w:ascii="Times New Roman" w:hAnsi="Times New Roman" w:eastAsia="宋体" w:cs="Times New Roman"/>
          <w:color w:val="auto"/>
          <w:kern w:val="2"/>
          <w:szCs w:val="24"/>
          <w:highlight w:val="none"/>
          <w:lang w:val="en-US" w:eastAsia="zh-CN" w:bidi="ar-SA"/>
        </w:rPr>
        <w:t>）---相当于场景设计（单、多）</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_Toc17266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5</w:t>
      </w:r>
      <w:r>
        <w:rPr>
          <w:rFonts w:ascii="Times New Roman" w:hAnsi="Times New Roman" w:eastAsia="宋体" w:cs="Times New Roman"/>
          <w:color w:val="auto"/>
          <w:kern w:val="2"/>
          <w:szCs w:val="24"/>
          <w:highlight w:val="none"/>
          <w:lang w:val="en-US" w:eastAsia="zh-CN" w:bidi="ar-SA"/>
        </w:rPr>
        <w:fldChar w:fldCharType="end"/>
      </w:r>
      <w:r>
        <w:rPr>
          <w:rFonts w:hint="eastAsia" w:ascii="Tahoma" w:hAnsi="Tahoma" w:eastAsia="黑体" w:cs="Times New Roman"/>
          <w:color w:val="auto"/>
          <w:kern w:val="2"/>
          <w:szCs w:val="20"/>
          <w:highlight w:val="none"/>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_Toc2409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2</w:t>
      </w:r>
      <w:r>
        <w:rPr>
          <w:rFonts w:hint="eastAsia" w:ascii="Tahoma" w:hAnsi="Tahoma" w:eastAsia="黑体" w:cs="Times New Roman"/>
          <w:color w:val="auto"/>
          <w:kern w:val="2"/>
          <w:szCs w:val="20"/>
          <w:highlight w:val="none"/>
          <w:lang w:val="en-CA" w:eastAsia="zh-CN" w:bidi="ar-SA"/>
        </w:rPr>
        <w:t xml:space="preserve">.2.2 </w:t>
      </w:r>
      <w:r>
        <w:rPr>
          <w:rFonts w:hint="eastAsia" w:ascii="Times New Roman" w:hAnsi="Times New Roman" w:eastAsia="宋体" w:cs="Times New Roman"/>
          <w:color w:val="auto"/>
          <w:kern w:val="2"/>
          <w:szCs w:val="24"/>
          <w:highlight w:val="none"/>
          <w:lang w:val="en-US" w:eastAsia="zh-CN" w:bidi="ar-SA"/>
        </w:rPr>
        <w:t>线程组（threads group）</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_Toc2409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7</w:t>
      </w:r>
      <w:r>
        <w:rPr>
          <w:rFonts w:ascii="Times New Roman" w:hAnsi="Times New Roman" w:eastAsia="宋体" w:cs="Times New Roman"/>
          <w:color w:val="auto"/>
          <w:kern w:val="2"/>
          <w:szCs w:val="24"/>
          <w:highlight w:val="none"/>
          <w:lang w:val="en-US" w:eastAsia="zh-CN" w:bidi="ar-SA"/>
        </w:rPr>
        <w:fldChar w:fldCharType="end"/>
      </w:r>
      <w:r>
        <w:rPr>
          <w:rFonts w:hint="eastAsia" w:ascii="Tahoma" w:hAnsi="Tahoma" w:eastAsia="黑体" w:cs="Times New Roman"/>
          <w:color w:val="auto"/>
          <w:kern w:val="2"/>
          <w:szCs w:val="20"/>
          <w:highlight w:val="none"/>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_Toc31260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2</w:t>
      </w:r>
      <w:r>
        <w:rPr>
          <w:rFonts w:ascii="Tahoma" w:hAnsi="Tahoma" w:eastAsia="黑体" w:cs="Times New Roman"/>
          <w:color w:val="auto"/>
          <w:kern w:val="2"/>
          <w:szCs w:val="20"/>
          <w:highlight w:val="none"/>
          <w:lang w:val="en-CA" w:eastAsia="zh-CN" w:bidi="ar-SA"/>
        </w:rPr>
        <w:t xml:space="preserve">.2.3 </w:t>
      </w:r>
      <w:r>
        <w:rPr>
          <w:rFonts w:hint="eastAsia" w:ascii="Times New Roman" w:hAnsi="Times New Roman" w:eastAsia="宋体" w:cs="Times New Roman"/>
          <w:color w:val="auto"/>
          <w:kern w:val="2"/>
          <w:szCs w:val="24"/>
          <w:highlight w:val="none"/>
          <w:lang w:val="en-US" w:eastAsia="zh-CN" w:bidi="ar-SA"/>
        </w:rPr>
        <w:t>测试片段（</w:t>
      </w:r>
      <w:r>
        <w:rPr>
          <w:rFonts w:ascii="Times New Roman" w:hAnsi="Times New Roman" w:eastAsia="宋体" w:cs="Times New Roman"/>
          <w:color w:val="auto"/>
          <w:kern w:val="2"/>
          <w:szCs w:val="24"/>
          <w:highlight w:val="none"/>
          <w:lang w:val="en-US" w:eastAsia="zh-CN" w:bidi="ar-SA"/>
        </w:rPr>
        <w:t>Test Fragment</w:t>
      </w:r>
      <w:r>
        <w:rPr>
          <w:rFonts w:hint="eastAsia" w:ascii="Times New Roman" w:hAnsi="Times New Roman" w:eastAsia="宋体" w:cs="Times New Roman"/>
          <w:color w:val="auto"/>
          <w:kern w:val="2"/>
          <w:szCs w:val="24"/>
          <w:highlight w:val="none"/>
          <w:lang w:val="en-US" w:eastAsia="zh-CN" w:bidi="ar-SA"/>
        </w:rPr>
        <w:t>）</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_Toc31260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8</w:t>
      </w:r>
      <w:r>
        <w:rPr>
          <w:rFonts w:ascii="Times New Roman" w:hAnsi="Times New Roman" w:eastAsia="宋体" w:cs="Times New Roman"/>
          <w:color w:val="auto"/>
          <w:kern w:val="2"/>
          <w:szCs w:val="24"/>
          <w:highlight w:val="none"/>
          <w:lang w:val="en-US" w:eastAsia="zh-CN" w:bidi="ar-SA"/>
        </w:rPr>
        <w:fldChar w:fldCharType="end"/>
      </w:r>
      <w:r>
        <w:rPr>
          <w:rFonts w:ascii="Tahoma" w:hAnsi="Tahoma" w:eastAsia="黑体" w:cs="Times New Roman"/>
          <w:color w:val="auto"/>
          <w:kern w:val="2"/>
          <w:szCs w:val="20"/>
          <w:highlight w:val="none"/>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_Toc16430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2</w:t>
      </w:r>
      <w:r>
        <w:rPr>
          <w:rFonts w:hint="eastAsia" w:ascii="Tahoma" w:hAnsi="Tahoma" w:eastAsia="黑体" w:cs="Times New Roman"/>
          <w:color w:val="auto"/>
          <w:kern w:val="2"/>
          <w:szCs w:val="20"/>
          <w:highlight w:val="none"/>
          <w:lang w:val="en-CA" w:eastAsia="zh-CN" w:bidi="ar-SA"/>
        </w:rPr>
        <w:t xml:space="preserve">.2.4 </w:t>
      </w:r>
      <w:r>
        <w:rPr>
          <w:rFonts w:hint="eastAsia" w:ascii="Times New Roman" w:hAnsi="Times New Roman" w:eastAsia="宋体" w:cs="Times New Roman"/>
          <w:color w:val="auto"/>
          <w:kern w:val="2"/>
          <w:szCs w:val="24"/>
          <w:highlight w:val="none"/>
          <w:lang w:val="en-US" w:eastAsia="zh-CN" w:bidi="ar-SA"/>
        </w:rPr>
        <w:t>取样器（</w:t>
      </w:r>
      <w:r>
        <w:rPr>
          <w:rFonts w:ascii="Times New Roman" w:hAnsi="Times New Roman" w:eastAsia="宋体" w:cs="Times New Roman"/>
          <w:color w:val="auto"/>
          <w:kern w:val="2"/>
          <w:szCs w:val="24"/>
          <w:highlight w:val="none"/>
          <w:lang w:val="en-US" w:eastAsia="zh-CN" w:bidi="ar-SA"/>
        </w:rPr>
        <w:t>Sampler</w:t>
      </w:r>
      <w:r>
        <w:rPr>
          <w:rFonts w:hint="eastAsia" w:ascii="Times New Roman" w:hAnsi="Times New Roman" w:eastAsia="宋体" w:cs="Times New Roman"/>
          <w:color w:val="auto"/>
          <w:kern w:val="2"/>
          <w:szCs w:val="24"/>
          <w:highlight w:val="none"/>
          <w:lang w:val="en-US" w:eastAsia="zh-CN" w:bidi="ar-SA"/>
        </w:rPr>
        <w:t>）：</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_Toc16430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8</w:t>
      </w:r>
      <w:r>
        <w:rPr>
          <w:rFonts w:ascii="Times New Roman" w:hAnsi="Times New Roman" w:eastAsia="宋体" w:cs="Times New Roman"/>
          <w:color w:val="auto"/>
          <w:kern w:val="2"/>
          <w:szCs w:val="24"/>
          <w:highlight w:val="none"/>
          <w:lang w:val="en-US" w:eastAsia="zh-CN" w:bidi="ar-SA"/>
        </w:rPr>
        <w:fldChar w:fldCharType="end"/>
      </w:r>
      <w:r>
        <w:rPr>
          <w:rFonts w:hint="eastAsia" w:ascii="Tahoma" w:hAnsi="Tahoma" w:eastAsia="黑体" w:cs="Times New Roman"/>
          <w:color w:val="auto"/>
          <w:kern w:val="2"/>
          <w:szCs w:val="20"/>
          <w:highlight w:val="none"/>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_Toc17832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2</w:t>
      </w:r>
      <w:r>
        <w:rPr>
          <w:rFonts w:hint="eastAsia" w:ascii="Tahoma" w:hAnsi="Tahoma" w:eastAsia="黑体" w:cs="Times New Roman"/>
          <w:color w:val="auto"/>
          <w:kern w:val="2"/>
          <w:szCs w:val="20"/>
          <w:highlight w:val="none"/>
          <w:lang w:val="en-CA" w:eastAsia="zh-CN" w:bidi="ar-SA"/>
        </w:rPr>
        <w:t xml:space="preserve">.2.5 </w:t>
      </w:r>
      <w:r>
        <w:rPr>
          <w:rFonts w:hint="eastAsia" w:ascii="Times New Roman" w:hAnsi="Times New Roman" w:eastAsia="宋体" w:cs="Times New Roman"/>
          <w:color w:val="auto"/>
          <w:kern w:val="2"/>
          <w:szCs w:val="24"/>
          <w:highlight w:val="none"/>
          <w:lang w:val="en-US" w:eastAsia="zh-CN" w:bidi="ar-SA"/>
        </w:rPr>
        <w:t>逻辑控制器（</w:t>
      </w:r>
      <w:r>
        <w:rPr>
          <w:rFonts w:ascii="Times New Roman" w:hAnsi="Times New Roman" w:eastAsia="宋体" w:cs="Times New Roman"/>
          <w:color w:val="auto"/>
          <w:kern w:val="2"/>
          <w:szCs w:val="24"/>
          <w:highlight w:val="none"/>
          <w:lang w:val="en-US" w:eastAsia="zh-CN" w:bidi="ar-SA"/>
        </w:rPr>
        <w:t>Logic Controller</w:t>
      </w:r>
      <w:r>
        <w:rPr>
          <w:rFonts w:hint="eastAsia" w:ascii="Times New Roman" w:hAnsi="Times New Roman" w:eastAsia="宋体" w:cs="Times New Roman"/>
          <w:color w:val="auto"/>
          <w:kern w:val="2"/>
          <w:szCs w:val="24"/>
          <w:highlight w:val="none"/>
          <w:lang w:val="en-US" w:eastAsia="zh-CN" w:bidi="ar-SA"/>
        </w:rPr>
        <w:t>）：少用</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_Toc17832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12</w:t>
      </w:r>
      <w:r>
        <w:rPr>
          <w:rFonts w:ascii="Times New Roman" w:hAnsi="Times New Roman" w:eastAsia="宋体" w:cs="Times New Roman"/>
          <w:color w:val="auto"/>
          <w:kern w:val="2"/>
          <w:szCs w:val="24"/>
          <w:highlight w:val="none"/>
          <w:lang w:val="en-US" w:eastAsia="zh-CN" w:bidi="ar-SA"/>
        </w:rPr>
        <w:fldChar w:fldCharType="end"/>
      </w:r>
      <w:r>
        <w:rPr>
          <w:rFonts w:hint="eastAsia" w:ascii="Tahoma" w:hAnsi="Tahoma" w:eastAsia="黑体" w:cs="Times New Roman"/>
          <w:color w:val="auto"/>
          <w:kern w:val="2"/>
          <w:szCs w:val="20"/>
          <w:highlight w:val="none"/>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_Toc3481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2</w:t>
      </w:r>
      <w:r>
        <w:rPr>
          <w:rFonts w:hint="eastAsia" w:ascii="Tahoma" w:hAnsi="Tahoma" w:eastAsia="黑体" w:cs="Times New Roman"/>
          <w:color w:val="auto"/>
          <w:kern w:val="2"/>
          <w:szCs w:val="20"/>
          <w:highlight w:val="none"/>
          <w:lang w:val="en-CA" w:eastAsia="zh-CN" w:bidi="ar-SA"/>
        </w:rPr>
        <w:t xml:space="preserve">.2.6 </w:t>
      </w:r>
      <w:r>
        <w:rPr>
          <w:rFonts w:hint="eastAsia" w:ascii="Times New Roman" w:hAnsi="Times New Roman" w:eastAsia="宋体" w:cs="Times New Roman"/>
          <w:color w:val="auto"/>
          <w:kern w:val="2"/>
          <w:szCs w:val="24"/>
          <w:highlight w:val="none"/>
          <w:lang w:val="en-US" w:eastAsia="zh-CN" w:bidi="ar-SA"/>
        </w:rPr>
        <w:t>监听器（</w:t>
      </w:r>
      <w:r>
        <w:rPr>
          <w:rFonts w:ascii="Times New Roman" w:hAnsi="Times New Roman" w:eastAsia="宋体" w:cs="Times New Roman"/>
          <w:color w:val="auto"/>
          <w:kern w:val="2"/>
          <w:szCs w:val="24"/>
          <w:highlight w:val="none"/>
          <w:lang w:val="en-US" w:eastAsia="zh-CN" w:bidi="ar-SA"/>
        </w:rPr>
        <w:t>Listener</w:t>
      </w:r>
      <w:r>
        <w:rPr>
          <w:rFonts w:hint="eastAsia" w:ascii="Times New Roman" w:hAnsi="Times New Roman" w:eastAsia="宋体" w:cs="Times New Roman"/>
          <w:color w:val="auto"/>
          <w:kern w:val="2"/>
          <w:szCs w:val="24"/>
          <w:highlight w:val="none"/>
          <w:lang w:val="en-US" w:eastAsia="zh-CN" w:bidi="ar-SA"/>
        </w:rPr>
        <w:t>）---analysis</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_Toc3481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12</w:t>
      </w:r>
      <w:r>
        <w:rPr>
          <w:rFonts w:ascii="Times New Roman" w:hAnsi="Times New Roman" w:eastAsia="宋体" w:cs="Times New Roman"/>
          <w:color w:val="auto"/>
          <w:kern w:val="2"/>
          <w:szCs w:val="24"/>
          <w:highlight w:val="none"/>
          <w:lang w:val="en-US" w:eastAsia="zh-CN" w:bidi="ar-SA"/>
        </w:rPr>
        <w:fldChar w:fldCharType="end"/>
      </w:r>
      <w:r>
        <w:rPr>
          <w:rFonts w:hint="eastAsia" w:ascii="Tahoma" w:hAnsi="Tahoma" w:eastAsia="黑体" w:cs="Times New Roman"/>
          <w:color w:val="auto"/>
          <w:kern w:val="2"/>
          <w:szCs w:val="20"/>
          <w:highlight w:val="none"/>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_Toc20064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2</w:t>
      </w:r>
      <w:r>
        <w:rPr>
          <w:rFonts w:hint="eastAsia" w:ascii="Tahoma" w:hAnsi="Tahoma" w:eastAsia="黑体" w:cs="Times New Roman"/>
          <w:color w:val="auto"/>
          <w:kern w:val="2"/>
          <w:szCs w:val="20"/>
          <w:highlight w:val="none"/>
          <w:lang w:val="en-CA" w:eastAsia="zh-CN" w:bidi="ar-SA"/>
        </w:rPr>
        <w:t xml:space="preserve">.2.7 </w:t>
      </w:r>
      <w:r>
        <w:rPr>
          <w:rFonts w:hint="eastAsia" w:ascii="Times New Roman" w:hAnsi="Times New Roman" w:eastAsia="宋体" w:cs="Times New Roman"/>
          <w:color w:val="auto"/>
          <w:kern w:val="2"/>
          <w:szCs w:val="24"/>
          <w:highlight w:val="none"/>
          <w:lang w:val="en-US" w:eastAsia="zh-CN" w:bidi="ar-SA"/>
        </w:rPr>
        <w:t>配置元件（</w:t>
      </w:r>
      <w:r>
        <w:rPr>
          <w:rFonts w:ascii="Times New Roman" w:hAnsi="Times New Roman" w:eastAsia="宋体" w:cs="Times New Roman"/>
          <w:color w:val="auto"/>
          <w:kern w:val="2"/>
          <w:szCs w:val="24"/>
          <w:highlight w:val="none"/>
          <w:lang w:val="en-US" w:eastAsia="zh-CN" w:bidi="ar-SA"/>
        </w:rPr>
        <w:t>Config Element</w:t>
      </w:r>
      <w:r>
        <w:rPr>
          <w:rFonts w:hint="eastAsia" w:ascii="Times New Roman" w:hAnsi="Times New Roman" w:eastAsia="宋体" w:cs="Times New Roman"/>
          <w:color w:val="auto"/>
          <w:kern w:val="2"/>
          <w:szCs w:val="24"/>
          <w:highlight w:val="none"/>
          <w:lang w:val="en-US" w:eastAsia="zh-CN" w:bidi="ar-SA"/>
        </w:rPr>
        <w:t>）--维护请求</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_Toc20064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13</w:t>
      </w:r>
      <w:r>
        <w:rPr>
          <w:rFonts w:ascii="Times New Roman" w:hAnsi="Times New Roman" w:eastAsia="宋体" w:cs="Times New Roman"/>
          <w:color w:val="auto"/>
          <w:kern w:val="2"/>
          <w:szCs w:val="24"/>
          <w:highlight w:val="none"/>
          <w:lang w:val="en-US" w:eastAsia="zh-CN" w:bidi="ar-SA"/>
        </w:rPr>
        <w:fldChar w:fldCharType="end"/>
      </w:r>
      <w:r>
        <w:rPr>
          <w:rFonts w:hint="eastAsia" w:ascii="Tahoma" w:hAnsi="Tahoma" w:eastAsia="黑体" w:cs="Times New Roman"/>
          <w:color w:val="auto"/>
          <w:kern w:val="2"/>
          <w:szCs w:val="20"/>
          <w:highlight w:val="none"/>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_Toc7469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2</w:t>
      </w:r>
      <w:r>
        <w:rPr>
          <w:rFonts w:hint="eastAsia" w:ascii="Tahoma" w:hAnsi="Tahoma" w:eastAsia="黑体" w:cs="Times New Roman"/>
          <w:color w:val="auto"/>
          <w:kern w:val="2"/>
          <w:szCs w:val="20"/>
          <w:highlight w:val="none"/>
          <w:lang w:val="en-CA" w:eastAsia="zh-CN" w:bidi="ar-SA"/>
        </w:rPr>
        <w:t xml:space="preserve">.2.8 </w:t>
      </w:r>
      <w:r>
        <w:rPr>
          <w:rFonts w:hint="eastAsia" w:ascii="Times New Roman" w:hAnsi="Times New Roman" w:eastAsia="宋体" w:cs="Times New Roman"/>
          <w:color w:val="auto"/>
          <w:kern w:val="2"/>
          <w:szCs w:val="24"/>
          <w:highlight w:val="none"/>
          <w:lang w:val="en-US" w:eastAsia="zh-CN" w:bidi="ar-SA"/>
        </w:rPr>
        <w:t>定时器（</w:t>
      </w:r>
      <w:r>
        <w:rPr>
          <w:rFonts w:ascii="Times New Roman" w:hAnsi="Times New Roman" w:eastAsia="宋体" w:cs="Times New Roman"/>
          <w:color w:val="auto"/>
          <w:kern w:val="2"/>
          <w:szCs w:val="24"/>
          <w:highlight w:val="none"/>
          <w:lang w:val="en-US" w:eastAsia="zh-CN" w:bidi="ar-SA"/>
        </w:rPr>
        <w:t>Timer</w:t>
      </w:r>
      <w:r>
        <w:rPr>
          <w:rFonts w:hint="eastAsia" w:ascii="Times New Roman" w:hAnsi="Times New Roman" w:eastAsia="宋体" w:cs="Times New Roman"/>
          <w:color w:val="auto"/>
          <w:kern w:val="2"/>
          <w:szCs w:val="24"/>
          <w:highlight w:val="none"/>
          <w:lang w:val="en-US" w:eastAsia="zh-CN" w:bidi="ar-SA"/>
        </w:rPr>
        <w:t>）(固定、同步定时器)</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_Toc7469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13</w:t>
      </w:r>
      <w:r>
        <w:rPr>
          <w:rFonts w:ascii="Times New Roman" w:hAnsi="Times New Roman" w:eastAsia="宋体" w:cs="Times New Roman"/>
          <w:color w:val="auto"/>
          <w:kern w:val="2"/>
          <w:szCs w:val="24"/>
          <w:highlight w:val="none"/>
          <w:lang w:val="en-US" w:eastAsia="zh-CN" w:bidi="ar-SA"/>
        </w:rPr>
        <w:fldChar w:fldCharType="end"/>
      </w:r>
      <w:r>
        <w:rPr>
          <w:rFonts w:hint="eastAsia" w:ascii="Tahoma" w:hAnsi="Tahoma" w:eastAsia="黑体" w:cs="Times New Roman"/>
          <w:color w:val="auto"/>
          <w:kern w:val="2"/>
          <w:szCs w:val="20"/>
          <w:highlight w:val="none"/>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_Toc11407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2</w:t>
      </w:r>
      <w:r>
        <w:rPr>
          <w:rFonts w:ascii="Tahoma" w:hAnsi="Tahoma" w:eastAsia="黑体" w:cs="Times New Roman"/>
          <w:color w:val="auto"/>
          <w:kern w:val="2"/>
          <w:szCs w:val="20"/>
          <w:highlight w:val="none"/>
          <w:lang w:val="en-CA" w:eastAsia="zh-CN" w:bidi="ar-SA"/>
        </w:rPr>
        <w:t xml:space="preserve">.2.9 </w:t>
      </w:r>
      <w:r>
        <w:rPr>
          <w:rFonts w:hint="eastAsia" w:ascii="Times New Roman" w:hAnsi="Times New Roman" w:eastAsia="宋体" w:cs="Times New Roman"/>
          <w:color w:val="auto"/>
          <w:kern w:val="2"/>
          <w:szCs w:val="24"/>
          <w:highlight w:val="none"/>
          <w:lang w:val="en-US" w:eastAsia="zh-CN" w:bidi="ar-SA"/>
        </w:rPr>
        <w:t>断言（</w:t>
      </w:r>
      <w:r>
        <w:rPr>
          <w:rFonts w:ascii="Times New Roman" w:hAnsi="Times New Roman" w:eastAsia="宋体" w:cs="Times New Roman"/>
          <w:color w:val="auto"/>
          <w:kern w:val="2"/>
          <w:szCs w:val="24"/>
          <w:highlight w:val="none"/>
          <w:lang w:val="en-US" w:eastAsia="zh-CN" w:bidi="ar-SA"/>
        </w:rPr>
        <w:t>Assertions</w:t>
      </w:r>
      <w:r>
        <w:rPr>
          <w:rFonts w:hint="eastAsia" w:ascii="Times New Roman" w:hAnsi="Times New Roman" w:eastAsia="宋体" w:cs="Times New Roman"/>
          <w:color w:val="auto"/>
          <w:kern w:val="2"/>
          <w:szCs w:val="24"/>
          <w:highlight w:val="none"/>
          <w:lang w:val="en-US" w:eastAsia="zh-CN" w:bidi="ar-SA"/>
        </w:rPr>
        <w:t>）</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_Toc11407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13</w:t>
      </w:r>
      <w:r>
        <w:rPr>
          <w:rFonts w:ascii="Times New Roman" w:hAnsi="Times New Roman" w:eastAsia="宋体" w:cs="Times New Roman"/>
          <w:color w:val="auto"/>
          <w:kern w:val="2"/>
          <w:szCs w:val="24"/>
          <w:highlight w:val="none"/>
          <w:lang w:val="en-US" w:eastAsia="zh-CN" w:bidi="ar-SA"/>
        </w:rPr>
        <w:fldChar w:fldCharType="end"/>
      </w:r>
      <w:r>
        <w:rPr>
          <w:rFonts w:ascii="Tahoma" w:hAnsi="Tahoma" w:eastAsia="黑体" w:cs="Times New Roman"/>
          <w:color w:val="auto"/>
          <w:kern w:val="2"/>
          <w:szCs w:val="20"/>
          <w:highlight w:val="none"/>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_Toc15739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2</w:t>
      </w:r>
      <w:r>
        <w:rPr>
          <w:rFonts w:hint="eastAsia" w:ascii="Tahoma" w:hAnsi="Tahoma" w:eastAsia="黑体" w:cs="Times New Roman"/>
          <w:color w:val="auto"/>
          <w:kern w:val="2"/>
          <w:szCs w:val="20"/>
          <w:highlight w:val="none"/>
          <w:lang w:val="en-CA" w:eastAsia="zh-CN" w:bidi="ar-SA"/>
        </w:rPr>
        <w:t xml:space="preserve">.2.10 </w:t>
      </w:r>
      <w:r>
        <w:rPr>
          <w:rFonts w:hint="eastAsia" w:ascii="Times New Roman" w:hAnsi="Times New Roman" w:eastAsia="宋体" w:cs="Times New Roman"/>
          <w:color w:val="auto"/>
          <w:kern w:val="2"/>
          <w:szCs w:val="24"/>
          <w:highlight w:val="none"/>
          <w:lang w:val="en-US" w:eastAsia="zh-CN" w:bidi="ar-SA"/>
        </w:rPr>
        <w:t>前置处理器（</w:t>
      </w:r>
      <w:r>
        <w:rPr>
          <w:rFonts w:ascii="Times New Roman" w:hAnsi="Times New Roman" w:eastAsia="宋体" w:cs="Times New Roman"/>
          <w:color w:val="auto"/>
          <w:kern w:val="2"/>
          <w:szCs w:val="24"/>
          <w:highlight w:val="none"/>
          <w:lang w:val="en-US" w:eastAsia="zh-CN" w:bidi="ar-SA"/>
        </w:rPr>
        <w:t>Per Processors</w:t>
      </w:r>
      <w:r>
        <w:rPr>
          <w:rFonts w:hint="eastAsia" w:ascii="Times New Roman" w:hAnsi="Times New Roman" w:eastAsia="宋体" w:cs="Times New Roman"/>
          <w:color w:val="auto"/>
          <w:kern w:val="2"/>
          <w:szCs w:val="24"/>
          <w:highlight w:val="none"/>
          <w:lang w:val="en-US" w:eastAsia="zh-CN" w:bidi="ar-SA"/>
        </w:rPr>
        <w:t>）--修改请求</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_Toc15739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15</w:t>
      </w:r>
      <w:r>
        <w:rPr>
          <w:rFonts w:ascii="Times New Roman" w:hAnsi="Times New Roman" w:eastAsia="宋体" w:cs="Times New Roman"/>
          <w:color w:val="auto"/>
          <w:kern w:val="2"/>
          <w:szCs w:val="24"/>
          <w:highlight w:val="none"/>
          <w:lang w:val="en-US" w:eastAsia="zh-CN" w:bidi="ar-SA"/>
        </w:rPr>
        <w:fldChar w:fldCharType="end"/>
      </w:r>
      <w:r>
        <w:rPr>
          <w:rFonts w:hint="eastAsia" w:ascii="Tahoma" w:hAnsi="Tahoma" w:eastAsia="黑体" w:cs="Times New Roman"/>
          <w:color w:val="auto"/>
          <w:kern w:val="2"/>
          <w:szCs w:val="20"/>
          <w:highlight w:val="none"/>
          <w:lang w:val="en-CA" w:eastAsia="zh-CN" w:bidi="ar-SA"/>
        </w:rPr>
        <w:fldChar w:fldCharType="end"/>
      </w:r>
    </w:p>
    <w:p>
      <w:pPr>
        <w:pStyle w:val="20"/>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_Toc30254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3</w:t>
      </w:r>
      <w:r>
        <w:rPr>
          <w:rFonts w:hint="eastAsia" w:ascii="Tahoma" w:hAnsi="Tahoma" w:eastAsia="黑体" w:cs="Times New Roman"/>
          <w:color w:val="auto"/>
          <w:kern w:val="44"/>
          <w:szCs w:val="20"/>
          <w:highlight w:val="none"/>
          <w:lang w:val="en-US" w:eastAsia="zh-CN" w:bidi="ar-SA"/>
        </w:rPr>
        <w:t xml:space="preserve"> </w:t>
      </w:r>
      <w:r>
        <w:rPr>
          <w:rFonts w:ascii="Times New Roman" w:hAnsi="Times New Roman" w:eastAsia="宋体" w:cs="Times New Roman"/>
          <w:color w:val="auto"/>
          <w:kern w:val="2"/>
          <w:szCs w:val="24"/>
          <w:highlight w:val="none"/>
          <w:lang w:val="en-US" w:eastAsia="zh-CN" w:bidi="ar-SA"/>
        </w:rPr>
        <w:t>JMeter</w:t>
      </w:r>
      <w:r>
        <w:rPr>
          <w:rFonts w:hint="eastAsia" w:ascii="Times New Roman" w:hAnsi="Times New Roman" w:eastAsia="宋体" w:cs="Times New Roman"/>
          <w:color w:val="auto"/>
          <w:kern w:val="2"/>
          <w:szCs w:val="24"/>
          <w:highlight w:val="none"/>
          <w:lang w:val="en-US" w:eastAsia="zh-CN" w:bidi="ar-SA"/>
        </w:rPr>
        <w:t>快速入门之HTTP脚本实战</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_Toc30254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16</w:t>
      </w:r>
      <w:r>
        <w:rPr>
          <w:rFonts w:ascii="Times New Roman" w:hAnsi="Times New Roman" w:eastAsia="宋体" w:cs="Times New Roman"/>
          <w:color w:val="auto"/>
          <w:kern w:val="2"/>
          <w:szCs w:val="24"/>
          <w:highlight w:val="none"/>
          <w:lang w:val="en-US" w:eastAsia="zh-CN" w:bidi="ar-SA"/>
        </w:rPr>
        <w:fldChar w:fldCharType="end"/>
      </w:r>
      <w:r>
        <w:rPr>
          <w:rFonts w:hint="eastAsia" w:ascii="Tahoma" w:hAnsi="Tahoma" w:eastAsia="黑体" w:cs="Times New Roman"/>
          <w:color w:val="auto"/>
          <w:kern w:val="44"/>
          <w:szCs w:val="20"/>
          <w:highlight w:val="none"/>
          <w:lang w:val="en-US" w:eastAsia="zh-CN" w:bidi="ar-SA"/>
        </w:rPr>
        <w:fldChar w:fldCharType="end"/>
      </w:r>
    </w:p>
    <w:p>
      <w:pPr>
        <w:pStyle w:val="23"/>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_Toc20380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3</w:t>
      </w:r>
      <w:r>
        <w:rPr>
          <w:rFonts w:hint="eastAsia" w:ascii="Arial" w:hAnsi="Arial" w:eastAsia="黑体" w:cs="Times New Roman"/>
          <w:color w:val="auto"/>
          <w:kern w:val="2"/>
          <w:szCs w:val="20"/>
          <w:highlight w:val="none"/>
          <w:lang w:val="en-CA" w:eastAsia="zh-CN" w:bidi="ar-SA"/>
        </w:rPr>
        <w:t xml:space="preserve">.1 </w:t>
      </w:r>
      <w:r>
        <w:rPr>
          <w:rFonts w:hint="eastAsia" w:ascii="Times New Roman" w:hAnsi="Times New Roman" w:eastAsia="宋体" w:cs="Times New Roman"/>
          <w:color w:val="auto"/>
          <w:kern w:val="2"/>
          <w:szCs w:val="24"/>
          <w:highlight w:val="none"/>
          <w:lang w:val="en-US" w:eastAsia="zh-CN" w:bidi="ar-SA"/>
        </w:rPr>
        <w:t>测试计划</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_Toc20380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16</w:t>
      </w:r>
      <w:r>
        <w:rPr>
          <w:rFonts w:ascii="Times New Roman" w:hAnsi="Times New Roman" w:eastAsia="宋体" w:cs="Times New Roman"/>
          <w:color w:val="auto"/>
          <w:kern w:val="2"/>
          <w:szCs w:val="24"/>
          <w:highlight w:val="none"/>
          <w:lang w:val="en-US" w:eastAsia="zh-CN" w:bidi="ar-SA"/>
        </w:rPr>
        <w:fldChar w:fldCharType="end"/>
      </w:r>
      <w:r>
        <w:rPr>
          <w:rFonts w:hint="eastAsia" w:ascii="Arial" w:hAnsi="Arial" w:eastAsia="黑体" w:cs="Times New Roman"/>
          <w:color w:val="auto"/>
          <w:kern w:val="2"/>
          <w:szCs w:val="20"/>
          <w:highlight w:val="none"/>
          <w:lang w:val="en-CA" w:eastAsia="zh-CN" w:bidi="ar-SA"/>
        </w:rPr>
        <w:fldChar w:fldCharType="end"/>
      </w:r>
    </w:p>
    <w:p>
      <w:pPr>
        <w:pStyle w:val="23"/>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_Toc9969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3</w:t>
      </w:r>
      <w:r>
        <w:rPr>
          <w:rFonts w:hint="eastAsia" w:ascii="Arial" w:hAnsi="Arial" w:eastAsia="黑体" w:cs="Times New Roman"/>
          <w:color w:val="auto"/>
          <w:kern w:val="2"/>
          <w:szCs w:val="20"/>
          <w:highlight w:val="none"/>
          <w:lang w:val="en-CA" w:eastAsia="zh-CN" w:bidi="ar-SA"/>
        </w:rPr>
        <w:t xml:space="preserve">.2 </w:t>
      </w:r>
      <w:r>
        <w:rPr>
          <w:rFonts w:hint="eastAsia" w:ascii="Times New Roman" w:hAnsi="Times New Roman" w:eastAsia="宋体" w:cs="Times New Roman"/>
          <w:color w:val="auto"/>
          <w:kern w:val="2"/>
          <w:szCs w:val="24"/>
          <w:highlight w:val="none"/>
          <w:lang w:val="en-US" w:eastAsia="zh-CN" w:bidi="ar-SA"/>
        </w:rPr>
        <w:t>Vuser及场景设计</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_Toc9969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16</w:t>
      </w:r>
      <w:r>
        <w:rPr>
          <w:rFonts w:ascii="Times New Roman" w:hAnsi="Times New Roman" w:eastAsia="宋体" w:cs="Times New Roman"/>
          <w:color w:val="auto"/>
          <w:kern w:val="2"/>
          <w:szCs w:val="24"/>
          <w:highlight w:val="none"/>
          <w:lang w:val="en-US" w:eastAsia="zh-CN" w:bidi="ar-SA"/>
        </w:rPr>
        <w:fldChar w:fldCharType="end"/>
      </w:r>
      <w:r>
        <w:rPr>
          <w:rFonts w:hint="eastAsia" w:ascii="Arial" w:hAnsi="Arial" w:eastAsia="黑体" w:cs="Times New Roman"/>
          <w:color w:val="auto"/>
          <w:kern w:val="2"/>
          <w:szCs w:val="20"/>
          <w:highlight w:val="none"/>
          <w:lang w:val="en-CA" w:eastAsia="zh-CN" w:bidi="ar-SA"/>
        </w:rPr>
        <w:fldChar w:fldCharType="end"/>
      </w:r>
    </w:p>
    <w:p>
      <w:pPr>
        <w:pStyle w:val="23"/>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_Toc27525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3</w:t>
      </w:r>
      <w:r>
        <w:rPr>
          <w:rFonts w:hint="eastAsia" w:ascii="Arial" w:hAnsi="Arial" w:eastAsia="黑体" w:cs="Times New Roman"/>
          <w:color w:val="auto"/>
          <w:kern w:val="2"/>
          <w:szCs w:val="20"/>
          <w:highlight w:val="none"/>
          <w:lang w:val="en-CA" w:eastAsia="zh-CN" w:bidi="ar-SA"/>
        </w:rPr>
        <w:t xml:space="preserve">.3 </w:t>
      </w:r>
      <w:r>
        <w:rPr>
          <w:rFonts w:ascii="Times New Roman" w:hAnsi="Times New Roman" w:eastAsia="宋体" w:cs="Times New Roman"/>
          <w:color w:val="auto"/>
          <w:kern w:val="2"/>
          <w:szCs w:val="24"/>
          <w:highlight w:val="none"/>
          <w:lang w:val="en-US" w:eastAsia="zh-CN" w:bidi="ar-SA"/>
        </w:rPr>
        <w:t>JMeter</w:t>
      </w:r>
      <w:r>
        <w:rPr>
          <w:rFonts w:hint="eastAsia" w:ascii="Times New Roman" w:hAnsi="Times New Roman" w:eastAsia="宋体" w:cs="Times New Roman"/>
          <w:color w:val="auto"/>
          <w:kern w:val="2"/>
          <w:szCs w:val="24"/>
          <w:highlight w:val="none"/>
          <w:lang w:val="en-US" w:eastAsia="zh-CN" w:bidi="ar-SA"/>
        </w:rPr>
        <w:t>之脚本录制</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_Toc27525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17</w:t>
      </w:r>
      <w:r>
        <w:rPr>
          <w:rFonts w:ascii="Times New Roman" w:hAnsi="Times New Roman" w:eastAsia="宋体" w:cs="Times New Roman"/>
          <w:color w:val="auto"/>
          <w:kern w:val="2"/>
          <w:szCs w:val="24"/>
          <w:highlight w:val="none"/>
          <w:lang w:val="en-US" w:eastAsia="zh-CN" w:bidi="ar-SA"/>
        </w:rPr>
        <w:fldChar w:fldCharType="end"/>
      </w:r>
      <w:r>
        <w:rPr>
          <w:rFonts w:hint="eastAsia" w:ascii="Arial" w:hAnsi="Arial" w:eastAsia="黑体" w:cs="Times New Roman"/>
          <w:color w:val="auto"/>
          <w:kern w:val="2"/>
          <w:szCs w:val="20"/>
          <w:highlight w:val="none"/>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_Toc7613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3</w:t>
      </w:r>
      <w:r>
        <w:rPr>
          <w:rFonts w:hint="eastAsia" w:ascii="Tahoma" w:hAnsi="Tahoma" w:eastAsia="黑体" w:cs="Times New Roman"/>
          <w:color w:val="auto"/>
          <w:kern w:val="2"/>
          <w:szCs w:val="20"/>
          <w:highlight w:val="none"/>
          <w:lang w:val="en-CA" w:eastAsia="zh-CN" w:bidi="ar-SA"/>
        </w:rPr>
        <w:t xml:space="preserve">.3.1 </w:t>
      </w:r>
      <w:r>
        <w:rPr>
          <w:rFonts w:hint="eastAsia" w:ascii="Times New Roman" w:hAnsi="Times New Roman" w:eastAsia="宋体" w:cs="Times New Roman"/>
          <w:color w:val="auto"/>
          <w:kern w:val="2"/>
          <w:szCs w:val="24"/>
          <w:highlight w:val="none"/>
          <w:lang w:val="en-US" w:eastAsia="zh-CN" w:bidi="ar-SA"/>
        </w:rPr>
        <w:t>利用BadBoy进行脚本录制</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_Toc7613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17</w:t>
      </w:r>
      <w:r>
        <w:rPr>
          <w:rFonts w:ascii="Times New Roman" w:hAnsi="Times New Roman" w:eastAsia="宋体" w:cs="Times New Roman"/>
          <w:color w:val="auto"/>
          <w:kern w:val="2"/>
          <w:szCs w:val="24"/>
          <w:highlight w:val="none"/>
          <w:lang w:val="en-US" w:eastAsia="zh-CN" w:bidi="ar-SA"/>
        </w:rPr>
        <w:fldChar w:fldCharType="end"/>
      </w:r>
      <w:r>
        <w:rPr>
          <w:rFonts w:hint="eastAsia" w:ascii="Tahoma" w:hAnsi="Tahoma" w:eastAsia="黑体" w:cs="Times New Roman"/>
          <w:color w:val="auto"/>
          <w:kern w:val="2"/>
          <w:szCs w:val="20"/>
          <w:highlight w:val="none"/>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_Toc10284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3</w:t>
      </w:r>
      <w:r>
        <w:rPr>
          <w:rFonts w:hint="eastAsia" w:ascii="Tahoma" w:hAnsi="Tahoma" w:eastAsia="黑体" w:cs="Times New Roman"/>
          <w:color w:val="auto"/>
          <w:kern w:val="2"/>
          <w:szCs w:val="20"/>
          <w:highlight w:val="none"/>
          <w:lang w:val="en-CA" w:eastAsia="zh-CN" w:bidi="ar-SA"/>
        </w:rPr>
        <w:t xml:space="preserve">.3.2 </w:t>
      </w:r>
      <w:r>
        <w:rPr>
          <w:rFonts w:hint="eastAsia" w:ascii="Times New Roman" w:hAnsi="Times New Roman" w:eastAsia="宋体" w:cs="Times New Roman"/>
          <w:color w:val="auto"/>
          <w:kern w:val="2"/>
          <w:szCs w:val="24"/>
          <w:highlight w:val="none"/>
          <w:lang w:val="en-US" w:eastAsia="zh-CN" w:bidi="ar-SA"/>
        </w:rPr>
        <w:t>利用</w:t>
      </w:r>
      <w:r>
        <w:rPr>
          <w:rFonts w:ascii="Times New Roman" w:hAnsi="Times New Roman" w:eastAsia="宋体" w:cs="Times New Roman"/>
          <w:color w:val="auto"/>
          <w:kern w:val="2"/>
          <w:szCs w:val="24"/>
          <w:highlight w:val="none"/>
          <w:lang w:val="en-US" w:eastAsia="zh-CN" w:bidi="ar-SA"/>
        </w:rPr>
        <w:t>JMeter</w:t>
      </w:r>
      <w:r>
        <w:rPr>
          <w:rFonts w:hint="eastAsia" w:ascii="Times New Roman" w:hAnsi="Times New Roman" w:eastAsia="宋体" w:cs="Times New Roman"/>
          <w:color w:val="auto"/>
          <w:kern w:val="2"/>
          <w:szCs w:val="24"/>
          <w:highlight w:val="none"/>
          <w:lang w:val="en-US" w:eastAsia="zh-CN" w:bidi="ar-SA"/>
        </w:rPr>
        <w:t>代理服务器功能进行录制</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_Toc10284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19</w:t>
      </w:r>
      <w:r>
        <w:rPr>
          <w:rFonts w:ascii="Times New Roman" w:hAnsi="Times New Roman" w:eastAsia="宋体" w:cs="Times New Roman"/>
          <w:color w:val="auto"/>
          <w:kern w:val="2"/>
          <w:szCs w:val="24"/>
          <w:highlight w:val="none"/>
          <w:lang w:val="en-US" w:eastAsia="zh-CN" w:bidi="ar-SA"/>
        </w:rPr>
        <w:fldChar w:fldCharType="end"/>
      </w:r>
      <w:r>
        <w:rPr>
          <w:rFonts w:hint="eastAsia" w:ascii="Tahoma" w:hAnsi="Tahoma" w:eastAsia="黑体" w:cs="Times New Roman"/>
          <w:color w:val="auto"/>
          <w:kern w:val="2"/>
          <w:szCs w:val="20"/>
          <w:highlight w:val="none"/>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_Toc717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3</w:t>
      </w:r>
      <w:r>
        <w:rPr>
          <w:rFonts w:hint="eastAsia" w:ascii="Tahoma" w:hAnsi="Tahoma" w:eastAsia="黑体" w:cs="Times New Roman"/>
          <w:color w:val="auto"/>
          <w:kern w:val="2"/>
          <w:szCs w:val="20"/>
          <w:highlight w:val="none"/>
          <w:lang w:val="en-CA" w:eastAsia="zh-CN" w:bidi="ar-SA"/>
        </w:rPr>
        <w:t xml:space="preserve">.3.3 </w:t>
      </w:r>
      <w:r>
        <w:rPr>
          <w:rFonts w:hint="eastAsia" w:ascii="Times New Roman" w:hAnsi="Times New Roman" w:eastAsia="宋体" w:cs="Times New Roman"/>
          <w:color w:val="auto"/>
          <w:kern w:val="2"/>
          <w:szCs w:val="24"/>
          <w:highlight w:val="none"/>
          <w:lang w:val="en-US" w:eastAsia="zh-CN" w:bidi="ar-SA"/>
        </w:rPr>
        <w:t>两种录制方式的区别</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_Toc717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21</w:t>
      </w:r>
      <w:r>
        <w:rPr>
          <w:rFonts w:ascii="Times New Roman" w:hAnsi="Times New Roman" w:eastAsia="宋体" w:cs="Times New Roman"/>
          <w:color w:val="auto"/>
          <w:kern w:val="2"/>
          <w:szCs w:val="24"/>
          <w:highlight w:val="none"/>
          <w:lang w:val="en-US" w:eastAsia="zh-CN" w:bidi="ar-SA"/>
        </w:rPr>
        <w:fldChar w:fldCharType="end"/>
      </w:r>
      <w:r>
        <w:rPr>
          <w:rFonts w:hint="eastAsia" w:ascii="Tahoma" w:hAnsi="Tahoma" w:eastAsia="黑体" w:cs="Times New Roman"/>
          <w:color w:val="auto"/>
          <w:kern w:val="2"/>
          <w:szCs w:val="20"/>
          <w:highlight w:val="none"/>
          <w:lang w:val="en-CA" w:eastAsia="zh-CN" w:bidi="ar-SA"/>
        </w:rPr>
        <w:fldChar w:fldCharType="end"/>
      </w:r>
    </w:p>
    <w:p>
      <w:pPr>
        <w:pStyle w:val="23"/>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_Toc11661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3</w:t>
      </w:r>
      <w:r>
        <w:rPr>
          <w:rFonts w:hint="eastAsia" w:ascii="Arial" w:hAnsi="Arial" w:eastAsia="黑体" w:cs="Times New Roman"/>
          <w:color w:val="auto"/>
          <w:kern w:val="2"/>
          <w:szCs w:val="20"/>
          <w:highlight w:val="none"/>
          <w:lang w:val="en-CA" w:eastAsia="zh-CN" w:bidi="ar-SA"/>
        </w:rPr>
        <w:t xml:space="preserve">.4 </w:t>
      </w:r>
      <w:r>
        <w:rPr>
          <w:rFonts w:ascii="Times New Roman" w:hAnsi="Times New Roman" w:eastAsia="宋体" w:cs="Times New Roman"/>
          <w:color w:val="auto"/>
          <w:kern w:val="2"/>
          <w:szCs w:val="24"/>
          <w:highlight w:val="none"/>
          <w:lang w:val="en-US" w:eastAsia="zh-CN" w:bidi="ar-SA"/>
        </w:rPr>
        <w:t>JMeter</w:t>
      </w:r>
      <w:r>
        <w:rPr>
          <w:rFonts w:hint="eastAsia" w:ascii="Times New Roman" w:hAnsi="Times New Roman" w:eastAsia="宋体" w:cs="Times New Roman"/>
          <w:color w:val="auto"/>
          <w:kern w:val="2"/>
          <w:szCs w:val="24"/>
          <w:highlight w:val="none"/>
          <w:lang w:val="en-US" w:eastAsia="zh-CN" w:bidi="ar-SA"/>
        </w:rPr>
        <w:t>参数化</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_Toc11661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22</w:t>
      </w:r>
      <w:r>
        <w:rPr>
          <w:rFonts w:ascii="Times New Roman" w:hAnsi="Times New Roman" w:eastAsia="宋体" w:cs="Times New Roman"/>
          <w:color w:val="auto"/>
          <w:kern w:val="2"/>
          <w:szCs w:val="24"/>
          <w:highlight w:val="none"/>
          <w:lang w:val="en-US" w:eastAsia="zh-CN" w:bidi="ar-SA"/>
        </w:rPr>
        <w:fldChar w:fldCharType="end"/>
      </w:r>
      <w:r>
        <w:rPr>
          <w:rFonts w:hint="eastAsia" w:ascii="Arial" w:hAnsi="Arial" w:eastAsia="黑体" w:cs="Times New Roman"/>
          <w:color w:val="auto"/>
          <w:kern w:val="2"/>
          <w:szCs w:val="20"/>
          <w:highlight w:val="none"/>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_Toc17430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3</w:t>
      </w:r>
      <w:r>
        <w:rPr>
          <w:rFonts w:hint="eastAsia" w:ascii="Tahoma" w:hAnsi="Tahoma" w:eastAsia="黑体" w:cs="Times New Roman"/>
          <w:color w:val="auto"/>
          <w:kern w:val="2"/>
          <w:szCs w:val="20"/>
          <w:highlight w:val="none"/>
          <w:lang w:val="en-CA" w:eastAsia="zh-CN" w:bidi="ar-SA"/>
        </w:rPr>
        <w:t xml:space="preserve">.4.1 </w:t>
      </w:r>
      <w:r>
        <w:rPr>
          <w:rFonts w:hint="eastAsia" w:ascii="Times New Roman" w:hAnsi="Times New Roman" w:eastAsia="宋体" w:cs="Times New Roman"/>
          <w:color w:val="auto"/>
          <w:kern w:val="2"/>
          <w:szCs w:val="24"/>
          <w:highlight w:val="none"/>
          <w:lang w:val="en-US" w:eastAsia="zh-CN" w:bidi="ar-SA"/>
        </w:rPr>
        <w:t>使用用户自定义变量-- Test Plan(测试计划)</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_Toc17430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22</w:t>
      </w:r>
      <w:r>
        <w:rPr>
          <w:rFonts w:ascii="Times New Roman" w:hAnsi="Times New Roman" w:eastAsia="宋体" w:cs="Times New Roman"/>
          <w:color w:val="auto"/>
          <w:kern w:val="2"/>
          <w:szCs w:val="24"/>
          <w:highlight w:val="none"/>
          <w:lang w:val="en-US" w:eastAsia="zh-CN" w:bidi="ar-SA"/>
        </w:rPr>
        <w:fldChar w:fldCharType="end"/>
      </w:r>
      <w:r>
        <w:rPr>
          <w:rFonts w:hint="eastAsia" w:ascii="Tahoma" w:hAnsi="Tahoma" w:eastAsia="黑体" w:cs="Times New Roman"/>
          <w:color w:val="auto"/>
          <w:kern w:val="2"/>
          <w:szCs w:val="20"/>
          <w:highlight w:val="none"/>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_Toc10252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3</w:t>
      </w:r>
      <w:r>
        <w:rPr>
          <w:rFonts w:hint="eastAsia" w:ascii="Tahoma" w:hAnsi="Tahoma" w:eastAsia="黑体" w:cs="Times New Roman"/>
          <w:color w:val="auto"/>
          <w:kern w:val="2"/>
          <w:szCs w:val="20"/>
          <w:highlight w:val="none"/>
          <w:lang w:val="en-CA" w:eastAsia="zh-CN" w:bidi="ar-SA"/>
        </w:rPr>
        <w:t xml:space="preserve">.4.2 </w:t>
      </w:r>
      <w:r>
        <w:rPr>
          <w:rFonts w:hint="eastAsia" w:ascii="Times New Roman" w:hAnsi="Times New Roman" w:eastAsia="宋体" w:cs="Times New Roman"/>
          <w:color w:val="auto"/>
          <w:kern w:val="2"/>
          <w:szCs w:val="24"/>
          <w:highlight w:val="none"/>
          <w:lang w:val="en-US" w:eastAsia="zh-CN" w:bidi="ar-SA"/>
        </w:rPr>
        <w:t>用户定义的变量”测试组件，名称：</w:t>
      </w:r>
      <w:r>
        <w:rPr>
          <w:rFonts w:ascii="Times New Roman" w:hAnsi="Times New Roman" w:eastAsia="宋体" w:cs="Times New Roman"/>
          <w:color w:val="auto"/>
          <w:kern w:val="2"/>
          <w:szCs w:val="24"/>
          <w:highlight w:val="none"/>
          <w:lang w:val="en-US" w:eastAsia="zh-CN" w:bidi="ar-SA"/>
        </w:rPr>
        <w:t>default variables</w:t>
      </w:r>
      <w:r>
        <w:rPr>
          <w:rFonts w:hint="eastAsia" w:ascii="Times New Roman" w:hAnsi="Times New Roman" w:eastAsia="宋体" w:cs="Times New Roman"/>
          <w:color w:val="auto"/>
          <w:kern w:val="2"/>
          <w:szCs w:val="24"/>
          <w:highlight w:val="none"/>
          <w:lang w:val="en-US" w:eastAsia="zh-CN" w:bidi="ar-SA"/>
        </w:rPr>
        <w:t>，变量名与值分别如下(可以用绝对路径)</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_Toc10252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23</w:t>
      </w:r>
      <w:r>
        <w:rPr>
          <w:rFonts w:ascii="Times New Roman" w:hAnsi="Times New Roman" w:eastAsia="宋体" w:cs="Times New Roman"/>
          <w:color w:val="auto"/>
          <w:kern w:val="2"/>
          <w:szCs w:val="24"/>
          <w:highlight w:val="none"/>
          <w:lang w:val="en-US" w:eastAsia="zh-CN" w:bidi="ar-SA"/>
        </w:rPr>
        <w:fldChar w:fldCharType="end"/>
      </w:r>
      <w:r>
        <w:rPr>
          <w:rFonts w:hint="eastAsia" w:ascii="Tahoma" w:hAnsi="Tahoma" w:eastAsia="黑体" w:cs="Times New Roman"/>
          <w:color w:val="auto"/>
          <w:kern w:val="2"/>
          <w:szCs w:val="20"/>
          <w:highlight w:val="none"/>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_Toc423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3</w:t>
      </w:r>
      <w:r>
        <w:rPr>
          <w:rFonts w:hint="eastAsia" w:ascii="Tahoma" w:hAnsi="Tahoma" w:eastAsia="黑体" w:cs="Times New Roman"/>
          <w:color w:val="auto"/>
          <w:kern w:val="2"/>
          <w:szCs w:val="20"/>
          <w:highlight w:val="none"/>
          <w:lang w:val="en-CA" w:eastAsia="zh-CN" w:bidi="ar-SA"/>
        </w:rPr>
        <w:t xml:space="preserve">.4.3 </w:t>
      </w:r>
      <w:r>
        <w:rPr>
          <w:rFonts w:hint="eastAsia" w:ascii="Times New Roman" w:hAnsi="Times New Roman" w:eastAsia="宋体" w:cs="Times New Roman"/>
          <w:color w:val="auto"/>
          <w:kern w:val="2"/>
          <w:szCs w:val="24"/>
          <w:highlight w:val="none"/>
          <w:lang w:val="en-US" w:eastAsia="zh-CN" w:bidi="ar-SA"/>
        </w:rPr>
        <w:t>使用配置元件中的CSV Data Set Config进行参数化设置</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_Toc423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24</w:t>
      </w:r>
      <w:r>
        <w:rPr>
          <w:rFonts w:ascii="Times New Roman" w:hAnsi="Times New Roman" w:eastAsia="宋体" w:cs="Times New Roman"/>
          <w:color w:val="auto"/>
          <w:kern w:val="2"/>
          <w:szCs w:val="24"/>
          <w:highlight w:val="none"/>
          <w:lang w:val="en-US" w:eastAsia="zh-CN" w:bidi="ar-SA"/>
        </w:rPr>
        <w:fldChar w:fldCharType="end"/>
      </w:r>
      <w:r>
        <w:rPr>
          <w:rFonts w:hint="eastAsia" w:ascii="Tahoma" w:hAnsi="Tahoma" w:eastAsia="黑体" w:cs="Times New Roman"/>
          <w:color w:val="auto"/>
          <w:kern w:val="2"/>
          <w:szCs w:val="20"/>
          <w:highlight w:val="none"/>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_Toc12241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3</w:t>
      </w:r>
      <w:r>
        <w:rPr>
          <w:rFonts w:hint="eastAsia" w:ascii="Tahoma" w:hAnsi="Tahoma" w:eastAsia="黑体" w:cs="Times New Roman"/>
          <w:color w:val="auto"/>
          <w:kern w:val="2"/>
          <w:szCs w:val="20"/>
          <w:highlight w:val="none"/>
          <w:lang w:val="en-CA" w:eastAsia="zh-CN" w:bidi="ar-SA"/>
        </w:rPr>
        <w:t xml:space="preserve">.4.4 </w:t>
      </w:r>
      <w:r>
        <w:rPr>
          <w:rFonts w:hint="eastAsia" w:ascii="Times New Roman" w:hAnsi="Times New Roman" w:eastAsia="宋体" w:cs="Times New Roman"/>
          <w:color w:val="auto"/>
          <w:kern w:val="2"/>
          <w:szCs w:val="24"/>
          <w:highlight w:val="none"/>
          <w:lang w:val="en-US" w:eastAsia="zh-CN" w:bidi="ar-SA"/>
        </w:rPr>
        <w:t>使用函数助手里的随机函数进行参数化</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_Toc12241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25</w:t>
      </w:r>
      <w:r>
        <w:rPr>
          <w:rFonts w:ascii="Times New Roman" w:hAnsi="Times New Roman" w:eastAsia="宋体" w:cs="Times New Roman"/>
          <w:color w:val="auto"/>
          <w:kern w:val="2"/>
          <w:szCs w:val="24"/>
          <w:highlight w:val="none"/>
          <w:lang w:val="en-US" w:eastAsia="zh-CN" w:bidi="ar-SA"/>
        </w:rPr>
        <w:fldChar w:fldCharType="end"/>
      </w:r>
      <w:r>
        <w:rPr>
          <w:rFonts w:hint="eastAsia" w:ascii="Tahoma" w:hAnsi="Tahoma" w:eastAsia="黑体" w:cs="Times New Roman"/>
          <w:color w:val="auto"/>
          <w:kern w:val="2"/>
          <w:szCs w:val="20"/>
          <w:highlight w:val="none"/>
          <w:lang w:val="en-CA" w:eastAsia="zh-CN" w:bidi="ar-SA"/>
        </w:rPr>
        <w:fldChar w:fldCharType="end"/>
      </w:r>
    </w:p>
    <w:p>
      <w:pPr>
        <w:pStyle w:val="23"/>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_Toc21009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3</w:t>
      </w:r>
      <w:r>
        <w:rPr>
          <w:rFonts w:hint="eastAsia" w:ascii="Arial" w:hAnsi="Arial" w:eastAsia="黑体" w:cs="Times New Roman"/>
          <w:color w:val="auto"/>
          <w:kern w:val="2"/>
          <w:szCs w:val="20"/>
          <w:highlight w:val="none"/>
          <w:lang w:val="en-CA" w:eastAsia="zh-CN" w:bidi="ar-SA"/>
        </w:rPr>
        <w:t xml:space="preserve">.5 </w:t>
      </w:r>
      <w:r>
        <w:rPr>
          <w:rFonts w:ascii="Times New Roman" w:hAnsi="Times New Roman" w:eastAsia="宋体" w:cs="Times New Roman"/>
          <w:color w:val="auto"/>
          <w:kern w:val="2"/>
          <w:szCs w:val="24"/>
          <w:highlight w:val="none"/>
          <w:lang w:val="en-US" w:eastAsia="zh-CN" w:bidi="ar-SA"/>
        </w:rPr>
        <w:t>JMeter</w:t>
      </w:r>
      <w:r>
        <w:rPr>
          <w:rFonts w:hint="eastAsia" w:ascii="Times New Roman" w:hAnsi="Times New Roman" w:eastAsia="宋体" w:cs="Times New Roman"/>
          <w:color w:val="auto"/>
          <w:kern w:val="2"/>
          <w:szCs w:val="24"/>
          <w:highlight w:val="none"/>
          <w:lang w:val="en-US" w:eastAsia="zh-CN" w:bidi="ar-SA"/>
        </w:rPr>
        <w:t>关联</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_Toc21009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30</w:t>
      </w:r>
      <w:r>
        <w:rPr>
          <w:rFonts w:ascii="Times New Roman" w:hAnsi="Times New Roman" w:eastAsia="宋体" w:cs="Times New Roman"/>
          <w:color w:val="auto"/>
          <w:kern w:val="2"/>
          <w:szCs w:val="24"/>
          <w:highlight w:val="none"/>
          <w:lang w:val="en-US" w:eastAsia="zh-CN" w:bidi="ar-SA"/>
        </w:rPr>
        <w:fldChar w:fldCharType="end"/>
      </w:r>
      <w:r>
        <w:rPr>
          <w:rFonts w:hint="eastAsia" w:ascii="Arial" w:hAnsi="Arial" w:eastAsia="黑体" w:cs="Times New Roman"/>
          <w:color w:val="auto"/>
          <w:kern w:val="2"/>
          <w:szCs w:val="20"/>
          <w:highlight w:val="none"/>
          <w:lang w:val="en-CA" w:eastAsia="zh-CN" w:bidi="ar-SA"/>
        </w:rPr>
        <w:fldChar w:fldCharType="end"/>
      </w:r>
    </w:p>
    <w:p>
      <w:pPr>
        <w:pStyle w:val="23"/>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_Toc3082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3</w:t>
      </w:r>
      <w:r>
        <w:rPr>
          <w:rFonts w:hint="eastAsia" w:ascii="Arial" w:hAnsi="Arial" w:eastAsia="黑体" w:cs="Times New Roman"/>
          <w:color w:val="auto"/>
          <w:kern w:val="2"/>
          <w:szCs w:val="20"/>
          <w:highlight w:val="none"/>
          <w:lang w:val="en-CA" w:eastAsia="zh-CN" w:bidi="ar-SA"/>
        </w:rPr>
        <w:t xml:space="preserve">.6 </w:t>
      </w:r>
      <w:r>
        <w:rPr>
          <w:rFonts w:ascii="Times New Roman" w:hAnsi="Times New Roman" w:eastAsia="宋体" w:cs="Times New Roman"/>
          <w:color w:val="auto"/>
          <w:kern w:val="2"/>
          <w:szCs w:val="24"/>
          <w:highlight w:val="none"/>
          <w:lang w:val="en-US" w:eastAsia="zh-CN" w:bidi="ar-SA"/>
        </w:rPr>
        <w:t>JMeter</w:t>
      </w:r>
      <w:r>
        <w:rPr>
          <w:rFonts w:hint="eastAsia" w:ascii="Times New Roman" w:hAnsi="Times New Roman" w:eastAsia="宋体" w:cs="Times New Roman"/>
          <w:color w:val="auto"/>
          <w:kern w:val="2"/>
          <w:szCs w:val="24"/>
          <w:highlight w:val="none"/>
          <w:lang w:val="en-US" w:eastAsia="zh-CN" w:bidi="ar-SA"/>
        </w:rPr>
        <w:t>检查点</w:t>
      </w:r>
      <w:r>
        <w:rPr>
          <w:rFonts w:ascii="Times New Roman" w:hAnsi="Times New Roman" w:eastAsia="宋体" w:cs="Times New Roman"/>
          <w:color w:val="auto"/>
          <w:kern w:val="2"/>
          <w:szCs w:val="24"/>
          <w:highlight w:val="none"/>
          <w:lang w:val="en-US" w:eastAsia="zh-CN" w:bidi="ar-SA"/>
        </w:rPr>
        <w:t>—</w:t>
      </w:r>
      <w:r>
        <w:rPr>
          <w:rFonts w:hint="eastAsia" w:ascii="Times New Roman" w:hAnsi="Times New Roman" w:eastAsia="宋体" w:cs="Times New Roman"/>
          <w:color w:val="auto"/>
          <w:kern w:val="2"/>
          <w:szCs w:val="24"/>
          <w:highlight w:val="none"/>
          <w:lang w:val="en-US" w:eastAsia="zh-CN" w:bidi="ar-SA"/>
        </w:rPr>
        <w:t>响应断言</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_Toc3082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33</w:t>
      </w:r>
      <w:r>
        <w:rPr>
          <w:rFonts w:ascii="Times New Roman" w:hAnsi="Times New Roman" w:eastAsia="宋体" w:cs="Times New Roman"/>
          <w:color w:val="auto"/>
          <w:kern w:val="2"/>
          <w:szCs w:val="24"/>
          <w:highlight w:val="none"/>
          <w:lang w:val="en-US" w:eastAsia="zh-CN" w:bidi="ar-SA"/>
        </w:rPr>
        <w:fldChar w:fldCharType="end"/>
      </w:r>
      <w:r>
        <w:rPr>
          <w:rFonts w:hint="eastAsia" w:ascii="Arial" w:hAnsi="Arial" w:eastAsia="黑体" w:cs="Times New Roman"/>
          <w:color w:val="auto"/>
          <w:kern w:val="2"/>
          <w:szCs w:val="20"/>
          <w:highlight w:val="none"/>
          <w:lang w:val="en-CA" w:eastAsia="zh-CN" w:bidi="ar-SA"/>
        </w:rPr>
        <w:fldChar w:fldCharType="end"/>
      </w:r>
    </w:p>
    <w:p>
      <w:pPr>
        <w:pStyle w:val="23"/>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_Toc18211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3</w:t>
      </w:r>
      <w:r>
        <w:rPr>
          <w:rFonts w:hint="eastAsia" w:ascii="Arial" w:hAnsi="Arial" w:eastAsia="黑体" w:cs="Times New Roman"/>
          <w:color w:val="auto"/>
          <w:kern w:val="2"/>
          <w:szCs w:val="20"/>
          <w:highlight w:val="none"/>
          <w:lang w:val="en-CA" w:eastAsia="zh-CN" w:bidi="ar-SA"/>
        </w:rPr>
        <w:t xml:space="preserve">.7 </w:t>
      </w:r>
      <w:r>
        <w:rPr>
          <w:rFonts w:hint="eastAsia" w:ascii="Times New Roman" w:hAnsi="Times New Roman" w:eastAsia="宋体" w:cs="Times New Roman"/>
          <w:color w:val="auto"/>
          <w:kern w:val="2"/>
          <w:szCs w:val="24"/>
          <w:highlight w:val="none"/>
          <w:lang w:val="en-US" w:eastAsia="zh-CN" w:bidi="ar-SA"/>
        </w:rPr>
        <w:t>思考时间和集合点</w:t>
      </w:r>
      <w:r>
        <w:rPr>
          <w:rFonts w:ascii="Times New Roman" w:hAnsi="Times New Roman" w:eastAsia="宋体" w:cs="Times New Roman"/>
          <w:color w:val="auto"/>
          <w:kern w:val="2"/>
          <w:szCs w:val="24"/>
          <w:highlight w:val="none"/>
          <w:lang w:val="en-US" w:eastAsia="zh-CN" w:bidi="ar-SA"/>
        </w:rPr>
        <w:t>—</w:t>
      </w:r>
      <w:r>
        <w:rPr>
          <w:rFonts w:hint="eastAsia" w:ascii="Times New Roman" w:hAnsi="Times New Roman" w:eastAsia="宋体" w:cs="Times New Roman"/>
          <w:color w:val="auto"/>
          <w:kern w:val="2"/>
          <w:szCs w:val="24"/>
          <w:highlight w:val="none"/>
          <w:lang w:val="en-US" w:eastAsia="zh-CN" w:bidi="ar-SA"/>
        </w:rPr>
        <w:t>定时器</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_Toc18211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35</w:t>
      </w:r>
      <w:r>
        <w:rPr>
          <w:rFonts w:ascii="Times New Roman" w:hAnsi="Times New Roman" w:eastAsia="宋体" w:cs="Times New Roman"/>
          <w:color w:val="auto"/>
          <w:kern w:val="2"/>
          <w:szCs w:val="24"/>
          <w:highlight w:val="none"/>
          <w:lang w:val="en-US" w:eastAsia="zh-CN" w:bidi="ar-SA"/>
        </w:rPr>
        <w:fldChar w:fldCharType="end"/>
      </w:r>
      <w:r>
        <w:rPr>
          <w:rFonts w:hint="eastAsia" w:ascii="Arial" w:hAnsi="Arial" w:eastAsia="黑体" w:cs="Times New Roman"/>
          <w:color w:val="auto"/>
          <w:kern w:val="2"/>
          <w:szCs w:val="20"/>
          <w:highlight w:val="none"/>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_Toc14650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3</w:t>
      </w:r>
      <w:r>
        <w:rPr>
          <w:rFonts w:hint="eastAsia" w:ascii="Tahoma" w:hAnsi="Tahoma" w:eastAsia="黑体" w:cs="Times New Roman"/>
          <w:color w:val="auto"/>
          <w:kern w:val="2"/>
          <w:szCs w:val="20"/>
          <w:highlight w:val="none"/>
          <w:lang w:val="en-CA" w:eastAsia="zh-CN" w:bidi="ar-SA"/>
        </w:rPr>
        <w:t xml:space="preserve">.7.1 </w:t>
      </w:r>
      <w:r>
        <w:rPr>
          <w:rFonts w:hint="eastAsia" w:ascii="Times New Roman" w:hAnsi="Times New Roman" w:eastAsia="宋体" w:cs="Times New Roman"/>
          <w:color w:val="auto"/>
          <w:kern w:val="2"/>
          <w:szCs w:val="24"/>
          <w:highlight w:val="none"/>
          <w:lang w:val="en-US" w:eastAsia="zh-CN" w:bidi="ar-SA"/>
        </w:rPr>
        <w:t>. 思考时间</w:t>
      </w:r>
      <w:r>
        <w:rPr>
          <w:rFonts w:ascii="Times New Roman" w:hAnsi="Times New Roman" w:eastAsia="宋体" w:cs="Times New Roman"/>
          <w:color w:val="auto"/>
          <w:kern w:val="2"/>
          <w:szCs w:val="24"/>
          <w:highlight w:val="none"/>
          <w:lang w:val="en-US" w:eastAsia="zh-CN" w:bidi="ar-SA"/>
        </w:rPr>
        <w:t>—</w:t>
      </w:r>
      <w:r>
        <w:rPr>
          <w:rFonts w:hint="eastAsia" w:ascii="Times New Roman" w:hAnsi="Times New Roman" w:eastAsia="宋体" w:cs="Times New Roman"/>
          <w:color w:val="auto"/>
          <w:kern w:val="2"/>
          <w:szCs w:val="24"/>
          <w:highlight w:val="none"/>
          <w:lang w:val="en-US" w:eastAsia="zh-CN" w:bidi="ar-SA"/>
        </w:rPr>
        <w:t>两次请求间停留的间隔</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_Toc14650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35</w:t>
      </w:r>
      <w:r>
        <w:rPr>
          <w:rFonts w:ascii="Times New Roman" w:hAnsi="Times New Roman" w:eastAsia="宋体" w:cs="Times New Roman"/>
          <w:color w:val="auto"/>
          <w:kern w:val="2"/>
          <w:szCs w:val="24"/>
          <w:highlight w:val="none"/>
          <w:lang w:val="en-US" w:eastAsia="zh-CN" w:bidi="ar-SA"/>
        </w:rPr>
        <w:fldChar w:fldCharType="end"/>
      </w:r>
      <w:r>
        <w:rPr>
          <w:rFonts w:hint="eastAsia" w:ascii="Tahoma" w:hAnsi="Tahoma" w:eastAsia="黑体" w:cs="Times New Roman"/>
          <w:color w:val="auto"/>
          <w:kern w:val="2"/>
          <w:szCs w:val="20"/>
          <w:highlight w:val="none"/>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_Toc7552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3</w:t>
      </w:r>
      <w:r>
        <w:rPr>
          <w:rFonts w:hint="eastAsia" w:ascii="Tahoma" w:hAnsi="Tahoma" w:eastAsia="黑体" w:cs="Times New Roman"/>
          <w:color w:val="auto"/>
          <w:kern w:val="2"/>
          <w:szCs w:val="20"/>
          <w:highlight w:val="none"/>
          <w:lang w:val="en-CA" w:eastAsia="zh-CN" w:bidi="ar-SA"/>
        </w:rPr>
        <w:t xml:space="preserve">.7.2 </w:t>
      </w:r>
      <w:r>
        <w:rPr>
          <w:rFonts w:hint="eastAsia" w:ascii="Times New Roman" w:hAnsi="Times New Roman" w:eastAsia="宋体" w:cs="Times New Roman"/>
          <w:color w:val="auto"/>
          <w:kern w:val="2"/>
          <w:szCs w:val="24"/>
          <w:highlight w:val="none"/>
          <w:lang w:val="en-US" w:eastAsia="zh-CN" w:bidi="ar-SA"/>
        </w:rPr>
        <w:t>集合点</w:t>
      </w:r>
      <w:r>
        <w:rPr>
          <w:rFonts w:ascii="Times New Roman" w:hAnsi="Times New Roman" w:eastAsia="宋体" w:cs="Times New Roman"/>
          <w:color w:val="auto"/>
          <w:kern w:val="2"/>
          <w:szCs w:val="24"/>
          <w:highlight w:val="none"/>
          <w:lang w:val="en-US" w:eastAsia="zh-CN" w:bidi="ar-SA"/>
        </w:rPr>
        <w:t>—</w:t>
      </w:r>
      <w:r>
        <w:rPr>
          <w:rFonts w:hint="eastAsia" w:ascii="Times New Roman" w:hAnsi="Times New Roman" w:eastAsia="宋体" w:cs="Times New Roman"/>
          <w:color w:val="auto"/>
          <w:kern w:val="2"/>
          <w:szCs w:val="24"/>
          <w:highlight w:val="none"/>
          <w:lang w:val="en-US" w:eastAsia="zh-CN" w:bidi="ar-SA"/>
        </w:rPr>
        <w:t>同步定时器</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_Toc7552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36</w:t>
      </w:r>
      <w:r>
        <w:rPr>
          <w:rFonts w:ascii="Times New Roman" w:hAnsi="Times New Roman" w:eastAsia="宋体" w:cs="Times New Roman"/>
          <w:color w:val="auto"/>
          <w:kern w:val="2"/>
          <w:szCs w:val="24"/>
          <w:highlight w:val="none"/>
          <w:lang w:val="en-US" w:eastAsia="zh-CN" w:bidi="ar-SA"/>
        </w:rPr>
        <w:fldChar w:fldCharType="end"/>
      </w:r>
      <w:r>
        <w:rPr>
          <w:rFonts w:hint="eastAsia" w:ascii="Tahoma" w:hAnsi="Tahoma" w:eastAsia="黑体" w:cs="Times New Roman"/>
          <w:color w:val="auto"/>
          <w:kern w:val="2"/>
          <w:szCs w:val="20"/>
          <w:highlight w:val="none"/>
          <w:lang w:val="en-CA" w:eastAsia="zh-CN" w:bidi="ar-SA"/>
        </w:rPr>
        <w:fldChar w:fldCharType="end"/>
      </w:r>
    </w:p>
    <w:p>
      <w:pPr>
        <w:pStyle w:val="23"/>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_Toc4860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3</w:t>
      </w:r>
      <w:r>
        <w:rPr>
          <w:rFonts w:hint="eastAsia" w:ascii="Arial" w:hAnsi="Arial" w:eastAsia="黑体" w:cs="Times New Roman"/>
          <w:color w:val="auto"/>
          <w:kern w:val="2"/>
          <w:szCs w:val="20"/>
          <w:highlight w:val="none"/>
          <w:lang w:val="en-CA" w:eastAsia="zh-CN" w:bidi="ar-SA"/>
        </w:rPr>
        <w:t xml:space="preserve">.8 </w:t>
      </w:r>
      <w:r>
        <w:rPr>
          <w:rFonts w:hint="eastAsia" w:ascii="Times New Roman" w:hAnsi="Times New Roman" w:eastAsia="宋体" w:cs="Times New Roman"/>
          <w:color w:val="auto"/>
          <w:kern w:val="2"/>
          <w:szCs w:val="24"/>
          <w:highlight w:val="none"/>
          <w:lang w:val="en-US" w:eastAsia="zh-CN" w:bidi="ar-SA"/>
        </w:rPr>
        <w:t>运行结果分析</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_Toc4860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37</w:t>
      </w:r>
      <w:r>
        <w:rPr>
          <w:rFonts w:ascii="Times New Roman" w:hAnsi="Times New Roman" w:eastAsia="宋体" w:cs="Times New Roman"/>
          <w:color w:val="auto"/>
          <w:kern w:val="2"/>
          <w:szCs w:val="24"/>
          <w:highlight w:val="none"/>
          <w:lang w:val="en-US" w:eastAsia="zh-CN" w:bidi="ar-SA"/>
        </w:rPr>
        <w:fldChar w:fldCharType="end"/>
      </w:r>
      <w:r>
        <w:rPr>
          <w:rFonts w:hint="eastAsia" w:ascii="Arial" w:hAnsi="Arial" w:eastAsia="黑体" w:cs="Times New Roman"/>
          <w:color w:val="auto"/>
          <w:kern w:val="2"/>
          <w:szCs w:val="20"/>
          <w:highlight w:val="none"/>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_Toc5586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3</w:t>
      </w:r>
      <w:r>
        <w:rPr>
          <w:rFonts w:hint="eastAsia" w:ascii="Tahoma" w:hAnsi="Tahoma" w:eastAsia="黑体" w:cs="Times New Roman"/>
          <w:color w:val="auto"/>
          <w:kern w:val="2"/>
          <w:szCs w:val="20"/>
          <w:highlight w:val="none"/>
          <w:lang w:val="en-CA" w:eastAsia="zh-CN" w:bidi="ar-SA"/>
        </w:rPr>
        <w:t xml:space="preserve">.8.1 </w:t>
      </w:r>
      <w:r>
        <w:rPr>
          <w:rFonts w:hint="eastAsia" w:ascii="Times New Roman" w:hAnsi="Times New Roman" w:eastAsia="宋体" w:cs="Times New Roman"/>
          <w:color w:val="auto"/>
          <w:kern w:val="2"/>
          <w:szCs w:val="24"/>
          <w:highlight w:val="none"/>
          <w:lang w:val="en-US" w:eastAsia="zh-CN" w:bidi="ar-SA"/>
        </w:rPr>
        <w:t>聚合报告（Aggregate Report/ Aggregate Graph）</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_Toc5586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37</w:t>
      </w:r>
      <w:r>
        <w:rPr>
          <w:rFonts w:ascii="Times New Roman" w:hAnsi="Times New Roman" w:eastAsia="宋体" w:cs="Times New Roman"/>
          <w:color w:val="auto"/>
          <w:kern w:val="2"/>
          <w:szCs w:val="24"/>
          <w:highlight w:val="none"/>
          <w:lang w:val="en-US" w:eastAsia="zh-CN" w:bidi="ar-SA"/>
        </w:rPr>
        <w:fldChar w:fldCharType="end"/>
      </w:r>
      <w:r>
        <w:rPr>
          <w:rFonts w:hint="eastAsia" w:ascii="Tahoma" w:hAnsi="Tahoma" w:eastAsia="黑体" w:cs="Times New Roman"/>
          <w:color w:val="auto"/>
          <w:kern w:val="2"/>
          <w:szCs w:val="20"/>
          <w:highlight w:val="none"/>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_Toc17634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3</w:t>
      </w:r>
      <w:r>
        <w:rPr>
          <w:rFonts w:hint="eastAsia" w:ascii="Tahoma" w:hAnsi="Tahoma" w:eastAsia="黑体" w:cs="Times New Roman"/>
          <w:color w:val="auto"/>
          <w:kern w:val="2"/>
          <w:szCs w:val="20"/>
          <w:highlight w:val="none"/>
          <w:lang w:val="en-CA" w:eastAsia="zh-CN" w:bidi="ar-SA"/>
        </w:rPr>
        <w:t xml:space="preserve">.8.2 </w:t>
      </w:r>
      <w:r>
        <w:rPr>
          <w:rFonts w:hint="eastAsia" w:ascii="Times New Roman" w:hAnsi="Times New Roman" w:eastAsia="宋体" w:cs="Times New Roman"/>
          <w:color w:val="auto"/>
          <w:kern w:val="2"/>
          <w:szCs w:val="24"/>
          <w:highlight w:val="none"/>
          <w:lang w:val="en-US" w:eastAsia="zh-CN" w:bidi="ar-SA"/>
        </w:rPr>
        <w:t>查看结果树</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_Toc17634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38</w:t>
      </w:r>
      <w:r>
        <w:rPr>
          <w:rFonts w:ascii="Times New Roman" w:hAnsi="Times New Roman" w:eastAsia="宋体" w:cs="Times New Roman"/>
          <w:color w:val="auto"/>
          <w:kern w:val="2"/>
          <w:szCs w:val="24"/>
          <w:highlight w:val="none"/>
          <w:lang w:val="en-US" w:eastAsia="zh-CN" w:bidi="ar-SA"/>
        </w:rPr>
        <w:fldChar w:fldCharType="end"/>
      </w:r>
      <w:r>
        <w:rPr>
          <w:rFonts w:hint="eastAsia" w:ascii="Tahoma" w:hAnsi="Tahoma" w:eastAsia="黑体" w:cs="Times New Roman"/>
          <w:color w:val="auto"/>
          <w:kern w:val="2"/>
          <w:szCs w:val="20"/>
          <w:highlight w:val="none"/>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_Toc11434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3</w:t>
      </w:r>
      <w:r>
        <w:rPr>
          <w:rFonts w:hint="eastAsia" w:ascii="Tahoma" w:hAnsi="Tahoma" w:eastAsia="黑体" w:cs="Times New Roman"/>
          <w:color w:val="auto"/>
          <w:kern w:val="2"/>
          <w:szCs w:val="20"/>
          <w:highlight w:val="none"/>
          <w:lang w:val="en-CA" w:eastAsia="zh-CN" w:bidi="ar-SA"/>
        </w:rPr>
        <w:t xml:space="preserve">.8.3 </w:t>
      </w:r>
      <w:r>
        <w:rPr>
          <w:rFonts w:hint="eastAsia" w:ascii="Times New Roman" w:hAnsi="Times New Roman" w:eastAsia="宋体" w:cs="Times New Roman"/>
          <w:color w:val="auto"/>
          <w:kern w:val="2"/>
          <w:szCs w:val="24"/>
          <w:highlight w:val="none"/>
          <w:lang w:val="en-US" w:eastAsia="zh-CN" w:bidi="ar-SA"/>
        </w:rPr>
        <w:t>图形结果</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_Toc11434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38</w:t>
      </w:r>
      <w:r>
        <w:rPr>
          <w:rFonts w:ascii="Times New Roman" w:hAnsi="Times New Roman" w:eastAsia="宋体" w:cs="Times New Roman"/>
          <w:color w:val="auto"/>
          <w:kern w:val="2"/>
          <w:szCs w:val="24"/>
          <w:highlight w:val="none"/>
          <w:lang w:val="en-US" w:eastAsia="zh-CN" w:bidi="ar-SA"/>
        </w:rPr>
        <w:fldChar w:fldCharType="end"/>
      </w:r>
      <w:r>
        <w:rPr>
          <w:rFonts w:hint="eastAsia" w:ascii="Tahoma" w:hAnsi="Tahoma" w:eastAsia="黑体" w:cs="Times New Roman"/>
          <w:color w:val="auto"/>
          <w:kern w:val="2"/>
          <w:szCs w:val="20"/>
          <w:highlight w:val="none"/>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_Toc862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3</w:t>
      </w:r>
      <w:r>
        <w:rPr>
          <w:rFonts w:hint="eastAsia" w:ascii="Tahoma" w:hAnsi="Tahoma" w:eastAsia="黑体" w:cs="Times New Roman"/>
          <w:color w:val="auto"/>
          <w:kern w:val="2"/>
          <w:szCs w:val="20"/>
          <w:highlight w:val="none"/>
          <w:lang w:val="en-CA" w:eastAsia="zh-CN" w:bidi="ar-SA"/>
        </w:rPr>
        <w:t xml:space="preserve">.8.4 </w:t>
      </w:r>
      <w:r>
        <w:rPr>
          <w:rFonts w:hint="eastAsia" w:ascii="Times New Roman" w:hAnsi="Times New Roman" w:eastAsia="宋体" w:cs="Times New Roman"/>
          <w:color w:val="auto"/>
          <w:kern w:val="2"/>
          <w:szCs w:val="24"/>
          <w:highlight w:val="none"/>
          <w:lang w:val="en-US" w:eastAsia="zh-CN" w:bidi="ar-SA"/>
        </w:rPr>
        <w:t>用表格查看结果树</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_Toc862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39</w:t>
      </w:r>
      <w:r>
        <w:rPr>
          <w:rFonts w:ascii="Times New Roman" w:hAnsi="Times New Roman" w:eastAsia="宋体" w:cs="Times New Roman"/>
          <w:color w:val="auto"/>
          <w:kern w:val="2"/>
          <w:szCs w:val="24"/>
          <w:highlight w:val="none"/>
          <w:lang w:val="en-US" w:eastAsia="zh-CN" w:bidi="ar-SA"/>
        </w:rPr>
        <w:fldChar w:fldCharType="end"/>
      </w:r>
      <w:r>
        <w:rPr>
          <w:rFonts w:hint="eastAsia" w:ascii="Tahoma" w:hAnsi="Tahoma" w:eastAsia="黑体" w:cs="Times New Roman"/>
          <w:color w:val="auto"/>
          <w:kern w:val="2"/>
          <w:szCs w:val="20"/>
          <w:highlight w:val="none"/>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_Toc20044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3</w:t>
      </w:r>
      <w:r>
        <w:rPr>
          <w:rFonts w:hint="eastAsia" w:ascii="Tahoma" w:hAnsi="Tahoma" w:eastAsia="黑体" w:cs="Times New Roman"/>
          <w:color w:val="auto"/>
          <w:kern w:val="2"/>
          <w:szCs w:val="20"/>
          <w:highlight w:val="none"/>
          <w:lang w:val="en-CA" w:eastAsia="zh-CN" w:bidi="ar-SA"/>
        </w:rPr>
        <w:t xml:space="preserve">.8.5 </w:t>
      </w:r>
      <w:r>
        <w:rPr>
          <w:rFonts w:hint="eastAsia" w:ascii="Times New Roman" w:hAnsi="Times New Roman" w:eastAsia="宋体" w:cs="Times New Roman"/>
          <w:color w:val="auto"/>
          <w:kern w:val="2"/>
          <w:szCs w:val="24"/>
          <w:highlight w:val="none"/>
          <w:lang w:val="en-US" w:eastAsia="zh-CN" w:bidi="ar-SA"/>
        </w:rPr>
        <w:t>断言结果</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_Toc20044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40</w:t>
      </w:r>
      <w:r>
        <w:rPr>
          <w:rFonts w:ascii="Times New Roman" w:hAnsi="Times New Roman" w:eastAsia="宋体" w:cs="Times New Roman"/>
          <w:color w:val="auto"/>
          <w:kern w:val="2"/>
          <w:szCs w:val="24"/>
          <w:highlight w:val="none"/>
          <w:lang w:val="en-US" w:eastAsia="zh-CN" w:bidi="ar-SA"/>
        </w:rPr>
        <w:fldChar w:fldCharType="end"/>
      </w:r>
      <w:r>
        <w:rPr>
          <w:rFonts w:hint="eastAsia" w:ascii="Tahoma" w:hAnsi="Tahoma" w:eastAsia="黑体" w:cs="Times New Roman"/>
          <w:color w:val="auto"/>
          <w:kern w:val="2"/>
          <w:szCs w:val="20"/>
          <w:highlight w:val="none"/>
          <w:lang w:val="en-CA" w:eastAsia="zh-CN" w:bidi="ar-SA"/>
        </w:rPr>
        <w:fldChar w:fldCharType="end"/>
      </w:r>
    </w:p>
    <w:p>
      <w:pPr>
        <w:pStyle w:val="23"/>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_Toc21715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3</w:t>
      </w:r>
      <w:r>
        <w:rPr>
          <w:rFonts w:hint="eastAsia" w:ascii="Arial" w:hAnsi="Arial" w:eastAsia="黑体" w:cs="Times New Roman"/>
          <w:color w:val="auto"/>
          <w:kern w:val="2"/>
          <w:szCs w:val="20"/>
          <w:highlight w:val="none"/>
          <w:lang w:val="en-CA" w:eastAsia="zh-CN" w:bidi="ar-SA"/>
        </w:rPr>
        <w:t xml:space="preserve">.9 </w:t>
      </w:r>
      <w:r>
        <w:rPr>
          <w:rFonts w:ascii="Times New Roman" w:hAnsi="Times New Roman" w:eastAsia="宋体" w:cs="Times New Roman"/>
          <w:color w:val="auto"/>
          <w:kern w:val="2"/>
          <w:szCs w:val="24"/>
          <w:highlight w:val="none"/>
          <w:lang w:val="en-US" w:eastAsia="zh-CN" w:bidi="ar-SA"/>
        </w:rPr>
        <w:t>JMeter</w:t>
      </w:r>
      <w:r>
        <w:rPr>
          <w:rFonts w:hint="eastAsia" w:ascii="Times New Roman" w:hAnsi="Times New Roman" w:eastAsia="宋体" w:cs="Times New Roman"/>
          <w:color w:val="auto"/>
          <w:kern w:val="2"/>
          <w:szCs w:val="24"/>
          <w:highlight w:val="none"/>
          <w:lang w:val="en-US" w:eastAsia="zh-CN" w:bidi="ar-SA"/>
        </w:rPr>
        <w:t>之分布式测试</w:t>
      </w:r>
      <w:r>
        <w:rPr>
          <w:rFonts w:ascii="Times New Roman" w:hAnsi="Times New Roman" w:eastAsia="宋体" w:cs="Times New Roman"/>
          <w:color w:val="auto"/>
          <w:kern w:val="2"/>
          <w:szCs w:val="24"/>
          <w:highlight w:val="none"/>
          <w:lang w:val="en-US" w:eastAsia="zh-CN" w:bidi="ar-SA"/>
        </w:rPr>
        <w:t>—</w:t>
      </w:r>
      <w:r>
        <w:rPr>
          <w:rFonts w:hint="eastAsia" w:ascii="Times New Roman" w:hAnsi="Times New Roman" w:eastAsia="宋体" w:cs="Times New Roman"/>
          <w:color w:val="auto"/>
          <w:kern w:val="2"/>
          <w:szCs w:val="24"/>
          <w:highlight w:val="none"/>
          <w:lang w:val="en-US" w:eastAsia="zh-CN" w:bidi="ar-SA"/>
        </w:rPr>
        <w:t>多台负载机测试</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_Toc21715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40</w:t>
      </w:r>
      <w:r>
        <w:rPr>
          <w:rFonts w:ascii="Times New Roman" w:hAnsi="Times New Roman" w:eastAsia="宋体" w:cs="Times New Roman"/>
          <w:color w:val="auto"/>
          <w:kern w:val="2"/>
          <w:szCs w:val="24"/>
          <w:highlight w:val="none"/>
          <w:lang w:val="en-US" w:eastAsia="zh-CN" w:bidi="ar-SA"/>
        </w:rPr>
        <w:fldChar w:fldCharType="end"/>
      </w:r>
      <w:r>
        <w:rPr>
          <w:rFonts w:hint="eastAsia" w:ascii="Arial" w:hAnsi="Arial" w:eastAsia="黑体" w:cs="Times New Roman"/>
          <w:color w:val="auto"/>
          <w:kern w:val="2"/>
          <w:szCs w:val="20"/>
          <w:highlight w:val="none"/>
          <w:lang w:val="en-CA" w:eastAsia="zh-CN" w:bidi="ar-SA"/>
        </w:rPr>
        <w:fldChar w:fldCharType="end"/>
      </w:r>
    </w:p>
    <w:p>
      <w:pPr>
        <w:pStyle w:val="20"/>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_Toc19963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4</w:t>
      </w:r>
      <w:r>
        <w:rPr>
          <w:rFonts w:hint="eastAsia" w:ascii="Tahoma" w:hAnsi="Tahoma" w:eastAsia="黑体" w:cs="Times New Roman"/>
          <w:color w:val="auto"/>
          <w:kern w:val="44"/>
          <w:szCs w:val="20"/>
          <w:highlight w:val="none"/>
          <w:lang w:val="en-US" w:eastAsia="zh-CN" w:bidi="ar-SA"/>
        </w:rPr>
        <w:t xml:space="preserve"> </w:t>
      </w:r>
      <w:r>
        <w:rPr>
          <w:rFonts w:ascii="Times New Roman" w:hAnsi="Times New Roman" w:eastAsia="宋体" w:cs="Times New Roman"/>
          <w:color w:val="auto"/>
          <w:kern w:val="2"/>
          <w:szCs w:val="24"/>
          <w:highlight w:val="none"/>
          <w:lang w:val="en-US" w:eastAsia="zh-CN" w:bidi="ar-SA"/>
        </w:rPr>
        <w:t>JMeter</w:t>
      </w:r>
      <w:r>
        <w:rPr>
          <w:rFonts w:hint="eastAsia" w:ascii="Times New Roman" w:hAnsi="Times New Roman" w:eastAsia="宋体" w:cs="Times New Roman"/>
          <w:color w:val="auto"/>
          <w:kern w:val="2"/>
          <w:szCs w:val="24"/>
          <w:highlight w:val="none"/>
          <w:lang w:val="en-US" w:eastAsia="zh-CN" w:bidi="ar-SA"/>
        </w:rPr>
        <w:t xml:space="preserve"> JDBC脚本实战</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_Toc19963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42</w:t>
      </w:r>
      <w:r>
        <w:rPr>
          <w:rFonts w:ascii="Times New Roman" w:hAnsi="Times New Roman" w:eastAsia="宋体" w:cs="Times New Roman"/>
          <w:color w:val="auto"/>
          <w:kern w:val="2"/>
          <w:szCs w:val="24"/>
          <w:highlight w:val="none"/>
          <w:lang w:val="en-US" w:eastAsia="zh-CN" w:bidi="ar-SA"/>
        </w:rPr>
        <w:fldChar w:fldCharType="end"/>
      </w:r>
      <w:r>
        <w:rPr>
          <w:rFonts w:hint="eastAsia" w:ascii="Tahoma" w:hAnsi="Tahoma" w:eastAsia="黑体" w:cs="Times New Roman"/>
          <w:color w:val="auto"/>
          <w:kern w:val="44"/>
          <w:szCs w:val="20"/>
          <w:highlight w:val="none"/>
          <w:lang w:val="en-US" w:eastAsia="zh-CN" w:bidi="ar-SA"/>
        </w:rPr>
        <w:fldChar w:fldCharType="end"/>
      </w:r>
    </w:p>
    <w:p>
      <w:pPr>
        <w:pStyle w:val="23"/>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_Toc13372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4</w:t>
      </w:r>
      <w:r>
        <w:rPr>
          <w:rFonts w:hint="eastAsia" w:ascii="Arial" w:hAnsi="Arial" w:eastAsia="黑体" w:cs="Times New Roman"/>
          <w:color w:val="auto"/>
          <w:kern w:val="2"/>
          <w:szCs w:val="20"/>
          <w:highlight w:val="none"/>
          <w:lang w:val="en-CA" w:eastAsia="zh-CN" w:bidi="ar-SA"/>
        </w:rPr>
        <w:t xml:space="preserve">.1 </w:t>
      </w:r>
      <w:r>
        <w:rPr>
          <w:rFonts w:hint="eastAsia" w:ascii="Times New Roman" w:hAnsi="Times New Roman" w:eastAsia="宋体" w:cs="Times New Roman"/>
          <w:color w:val="auto"/>
          <w:kern w:val="2"/>
          <w:szCs w:val="24"/>
          <w:highlight w:val="none"/>
          <w:lang w:val="en-US" w:eastAsia="zh-CN" w:bidi="ar-SA"/>
        </w:rPr>
        <w:t>创建JDBC连接</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_Toc13372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42</w:t>
      </w:r>
      <w:r>
        <w:rPr>
          <w:rFonts w:ascii="Times New Roman" w:hAnsi="Times New Roman" w:eastAsia="宋体" w:cs="Times New Roman"/>
          <w:color w:val="auto"/>
          <w:kern w:val="2"/>
          <w:szCs w:val="24"/>
          <w:highlight w:val="none"/>
          <w:lang w:val="en-US" w:eastAsia="zh-CN" w:bidi="ar-SA"/>
        </w:rPr>
        <w:fldChar w:fldCharType="end"/>
      </w:r>
      <w:r>
        <w:rPr>
          <w:rFonts w:hint="eastAsia" w:ascii="Arial" w:hAnsi="Arial" w:eastAsia="黑体" w:cs="Times New Roman"/>
          <w:color w:val="auto"/>
          <w:kern w:val="2"/>
          <w:szCs w:val="20"/>
          <w:highlight w:val="none"/>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_Toc25727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4</w:t>
      </w:r>
      <w:r>
        <w:rPr>
          <w:rFonts w:hint="eastAsia" w:ascii="Tahoma" w:hAnsi="Tahoma" w:eastAsia="黑体" w:cs="Times New Roman"/>
          <w:smallCaps/>
          <w:color w:val="auto"/>
          <w:kern w:val="20"/>
          <w:szCs w:val="20"/>
          <w:highlight w:val="none"/>
          <w:lang w:val="en-CA" w:eastAsia="zh-CN" w:bidi="ar-SA"/>
        </w:rPr>
        <w:t xml:space="preserve">.1.1 </w:t>
      </w:r>
      <w:r>
        <w:rPr>
          <w:rFonts w:hint="eastAsia" w:ascii="Times New Roman" w:hAnsi="Times New Roman" w:eastAsia="宋体" w:cs="Times New Roman"/>
          <w:color w:val="auto"/>
          <w:kern w:val="2"/>
          <w:szCs w:val="24"/>
          <w:highlight w:val="none"/>
          <w:lang w:val="en-US" w:eastAsia="zh-CN" w:bidi="ar-SA"/>
        </w:rPr>
        <w:t>导入jar包</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_Toc25727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42</w:t>
      </w:r>
      <w:r>
        <w:rPr>
          <w:rFonts w:ascii="Times New Roman" w:hAnsi="Times New Roman" w:eastAsia="宋体" w:cs="Times New Roman"/>
          <w:color w:val="auto"/>
          <w:kern w:val="2"/>
          <w:szCs w:val="24"/>
          <w:highlight w:val="none"/>
          <w:lang w:val="en-US" w:eastAsia="zh-CN" w:bidi="ar-SA"/>
        </w:rPr>
        <w:fldChar w:fldCharType="end"/>
      </w:r>
      <w:r>
        <w:rPr>
          <w:rFonts w:hint="eastAsia" w:ascii="Tahoma" w:hAnsi="Tahoma" w:eastAsia="黑体" w:cs="Times New Roman"/>
          <w:smallCaps/>
          <w:color w:val="auto"/>
          <w:kern w:val="20"/>
          <w:szCs w:val="20"/>
          <w:highlight w:val="none"/>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_Toc25106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4</w:t>
      </w:r>
      <w:r>
        <w:rPr>
          <w:rFonts w:hint="eastAsia" w:ascii="Tahoma" w:hAnsi="Tahoma" w:eastAsia="黑体" w:cs="Times New Roman"/>
          <w:color w:val="auto"/>
          <w:kern w:val="2"/>
          <w:szCs w:val="20"/>
          <w:highlight w:val="none"/>
          <w:lang w:val="en-CA" w:eastAsia="zh-CN" w:bidi="ar-SA"/>
        </w:rPr>
        <w:t xml:space="preserve">.1.2 </w:t>
      </w:r>
      <w:r>
        <w:rPr>
          <w:rFonts w:hint="eastAsia" w:ascii="Times New Roman" w:hAnsi="Times New Roman" w:eastAsia="宋体" w:cs="Times New Roman"/>
          <w:color w:val="auto"/>
          <w:kern w:val="2"/>
          <w:szCs w:val="24"/>
          <w:highlight w:val="none"/>
          <w:lang w:val="en-US" w:eastAsia="zh-CN" w:bidi="ar-SA"/>
        </w:rPr>
        <w:t>添加一个“</w:t>
      </w:r>
      <w:r>
        <w:rPr>
          <w:rFonts w:ascii="Verdana" w:hAnsi="Verdana" w:eastAsia="宋体" w:cs="Times New Roman"/>
          <w:color w:val="auto"/>
          <w:kern w:val="2"/>
          <w:szCs w:val="18"/>
          <w:highlight w:val="none"/>
          <w:shd w:val="clear" w:color="auto" w:fill="FFFFFF"/>
          <w:lang w:val="en-US" w:eastAsia="zh-CN" w:bidi="ar-SA"/>
        </w:rPr>
        <w:t>JDBC Connection Configuration</w:t>
      </w:r>
      <w:r>
        <w:rPr>
          <w:rFonts w:hint="eastAsia" w:ascii="Times New Roman" w:hAnsi="Times New Roman" w:eastAsia="宋体" w:cs="Times New Roman"/>
          <w:color w:val="auto"/>
          <w:kern w:val="2"/>
          <w:szCs w:val="24"/>
          <w:highlight w:val="none"/>
          <w:lang w:val="en-US" w:eastAsia="zh-CN" w:bidi="ar-SA"/>
        </w:rPr>
        <w:t>”配置元件</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_Toc25106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42</w:t>
      </w:r>
      <w:r>
        <w:rPr>
          <w:rFonts w:ascii="Times New Roman" w:hAnsi="Times New Roman" w:eastAsia="宋体" w:cs="Times New Roman"/>
          <w:color w:val="auto"/>
          <w:kern w:val="2"/>
          <w:szCs w:val="24"/>
          <w:highlight w:val="none"/>
          <w:lang w:val="en-US" w:eastAsia="zh-CN" w:bidi="ar-SA"/>
        </w:rPr>
        <w:fldChar w:fldCharType="end"/>
      </w:r>
      <w:r>
        <w:rPr>
          <w:rFonts w:hint="eastAsia" w:ascii="Tahoma" w:hAnsi="Tahoma" w:eastAsia="黑体" w:cs="Times New Roman"/>
          <w:color w:val="auto"/>
          <w:kern w:val="2"/>
          <w:szCs w:val="20"/>
          <w:highlight w:val="none"/>
          <w:lang w:val="en-CA" w:eastAsia="zh-CN" w:bidi="ar-SA"/>
        </w:rPr>
        <w:fldChar w:fldCharType="end"/>
      </w:r>
    </w:p>
    <w:p>
      <w:pPr>
        <w:pStyle w:val="23"/>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_Toc22521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4</w:t>
      </w:r>
      <w:r>
        <w:rPr>
          <w:rFonts w:hint="eastAsia" w:ascii="Arial" w:hAnsi="Arial" w:eastAsia="黑体" w:cs="Times New Roman"/>
          <w:color w:val="auto"/>
          <w:kern w:val="2"/>
          <w:szCs w:val="20"/>
          <w:highlight w:val="none"/>
          <w:lang w:val="en-CA" w:eastAsia="zh-CN" w:bidi="ar-SA"/>
        </w:rPr>
        <w:t xml:space="preserve">.2 </w:t>
      </w:r>
      <w:r>
        <w:rPr>
          <w:rFonts w:hint="eastAsia" w:ascii="Times New Roman" w:hAnsi="Times New Roman" w:eastAsia="宋体" w:cs="Times New Roman"/>
          <w:color w:val="auto"/>
          <w:kern w:val="2"/>
          <w:szCs w:val="24"/>
          <w:highlight w:val="none"/>
          <w:lang w:val="en-US" w:eastAsia="zh-CN" w:bidi="ar-SA"/>
        </w:rPr>
        <w:t>创建JDBC测试用例</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_Toc22521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44</w:t>
      </w:r>
      <w:r>
        <w:rPr>
          <w:rFonts w:ascii="Times New Roman" w:hAnsi="Times New Roman" w:eastAsia="宋体" w:cs="Times New Roman"/>
          <w:color w:val="auto"/>
          <w:kern w:val="2"/>
          <w:szCs w:val="24"/>
          <w:highlight w:val="none"/>
          <w:lang w:val="en-US" w:eastAsia="zh-CN" w:bidi="ar-SA"/>
        </w:rPr>
        <w:fldChar w:fldCharType="end"/>
      </w:r>
      <w:r>
        <w:rPr>
          <w:rFonts w:hint="eastAsia" w:ascii="Arial" w:hAnsi="Arial" w:eastAsia="黑体" w:cs="Times New Roman"/>
          <w:color w:val="auto"/>
          <w:kern w:val="2"/>
          <w:szCs w:val="20"/>
          <w:highlight w:val="none"/>
          <w:lang w:val="en-CA" w:eastAsia="zh-CN" w:bidi="ar-SA"/>
        </w:rPr>
        <w:fldChar w:fldCharType="end"/>
      </w:r>
    </w:p>
    <w:p>
      <w:pPr>
        <w:pStyle w:val="23"/>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_Toc7507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4</w:t>
      </w:r>
      <w:r>
        <w:rPr>
          <w:rFonts w:hint="eastAsia" w:ascii="Arial" w:hAnsi="Arial" w:eastAsia="黑体" w:cs="Times New Roman"/>
          <w:color w:val="auto"/>
          <w:kern w:val="2"/>
          <w:szCs w:val="20"/>
          <w:highlight w:val="none"/>
          <w:shd w:val="clear" w:fill="FFFFFF"/>
          <w:lang w:val="en-CA" w:eastAsia="zh-CN" w:bidi="ar-SA"/>
        </w:rPr>
        <w:t xml:space="preserve">.3 </w:t>
      </w:r>
      <w:r>
        <w:rPr>
          <w:rFonts w:hint="eastAsia" w:ascii="Times New Roman" w:hAnsi="Times New Roman" w:eastAsia="宋体" w:cs="Times New Roman"/>
          <w:color w:val="auto"/>
          <w:kern w:val="2"/>
          <w:szCs w:val="24"/>
          <w:highlight w:val="none"/>
          <w:shd w:val="clear" w:color="auto" w:fill="FFFFFF"/>
          <w:lang w:val="en-US" w:eastAsia="zh-CN" w:bidi="ar-SA"/>
        </w:rPr>
        <w:t>添加监听器</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_Toc7507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46</w:t>
      </w:r>
      <w:r>
        <w:rPr>
          <w:rFonts w:ascii="Times New Roman" w:hAnsi="Times New Roman" w:eastAsia="宋体" w:cs="Times New Roman"/>
          <w:color w:val="auto"/>
          <w:kern w:val="2"/>
          <w:szCs w:val="24"/>
          <w:highlight w:val="none"/>
          <w:lang w:val="en-US" w:eastAsia="zh-CN" w:bidi="ar-SA"/>
        </w:rPr>
        <w:fldChar w:fldCharType="end"/>
      </w:r>
      <w:r>
        <w:rPr>
          <w:rFonts w:hint="eastAsia" w:ascii="Arial" w:hAnsi="Arial" w:eastAsia="黑体" w:cs="Times New Roman"/>
          <w:color w:val="auto"/>
          <w:kern w:val="2"/>
          <w:szCs w:val="20"/>
          <w:highlight w:val="none"/>
          <w:shd w:val="clear" w:fill="FFFFFF"/>
          <w:lang w:val="en-CA" w:eastAsia="zh-CN" w:bidi="ar-SA"/>
        </w:rPr>
        <w:fldChar w:fldCharType="end"/>
      </w:r>
    </w:p>
    <w:p>
      <w:pPr>
        <w:pStyle w:val="20"/>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_Toc16198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5</w:t>
      </w:r>
      <w:r>
        <w:rPr>
          <w:rFonts w:ascii="Tahoma" w:hAnsi="Tahoma" w:eastAsia="黑体" w:cs="Times New Roman"/>
          <w:color w:val="auto"/>
          <w:kern w:val="44"/>
          <w:szCs w:val="20"/>
          <w:highlight w:val="none"/>
          <w:shd w:val="clear" w:fill="FFFFFF"/>
          <w:lang w:val="en-US" w:eastAsia="zh-CN" w:bidi="ar-SA"/>
        </w:rPr>
        <w:t xml:space="preserve"> </w:t>
      </w:r>
      <w:r>
        <w:rPr>
          <w:rFonts w:ascii="Times New Roman" w:hAnsi="Times New Roman" w:eastAsia="宋体" w:cs="Times New Roman"/>
          <w:color w:val="auto"/>
          <w:kern w:val="2"/>
          <w:szCs w:val="24"/>
          <w:highlight w:val="none"/>
          <w:lang w:val="en-US" w:eastAsia="zh-CN" w:bidi="ar-SA"/>
        </w:rPr>
        <w:t>JMeter</w:t>
      </w:r>
      <w:r>
        <w:rPr>
          <w:rFonts w:hint="eastAsia" w:ascii="Times New Roman" w:hAnsi="Times New Roman" w:eastAsia="宋体" w:cs="Times New Roman"/>
          <w:color w:val="auto"/>
          <w:kern w:val="2"/>
          <w:szCs w:val="24"/>
          <w:highlight w:val="none"/>
          <w:lang w:val="en-US" w:eastAsia="zh-CN" w:bidi="ar-SA"/>
        </w:rPr>
        <w:t xml:space="preserve"> SOAP脚本实战</w:t>
      </w:r>
      <w:r>
        <w:rPr>
          <w:rFonts w:ascii="Times New Roman" w:hAnsi="Times New Roman" w:eastAsia="宋体" w:cs="Times New Roman"/>
          <w:color w:val="auto"/>
          <w:kern w:val="2"/>
          <w:szCs w:val="24"/>
          <w:highlight w:val="none"/>
          <w:shd w:val="clear" w:color="auto" w:fill="FFFFFF"/>
          <w:lang w:val="en-US" w:eastAsia="zh-CN" w:bidi="ar-SA"/>
        </w:rPr>
        <w:t>Web Service</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_Toc16198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47</w:t>
      </w:r>
      <w:r>
        <w:rPr>
          <w:rFonts w:ascii="Times New Roman" w:hAnsi="Times New Roman" w:eastAsia="宋体" w:cs="Times New Roman"/>
          <w:color w:val="auto"/>
          <w:kern w:val="2"/>
          <w:szCs w:val="24"/>
          <w:highlight w:val="none"/>
          <w:lang w:val="en-US" w:eastAsia="zh-CN" w:bidi="ar-SA"/>
        </w:rPr>
        <w:fldChar w:fldCharType="end"/>
      </w:r>
      <w:r>
        <w:rPr>
          <w:rFonts w:ascii="Tahoma" w:hAnsi="Tahoma" w:eastAsia="黑体" w:cs="Times New Roman"/>
          <w:color w:val="auto"/>
          <w:kern w:val="44"/>
          <w:szCs w:val="20"/>
          <w:highlight w:val="none"/>
          <w:shd w:val="clear" w:fill="FFFFFF"/>
          <w:lang w:val="en-US" w:eastAsia="zh-CN" w:bidi="ar-SA"/>
        </w:rPr>
        <w:fldChar w:fldCharType="end"/>
      </w:r>
    </w:p>
    <w:p>
      <w:pPr>
        <w:pStyle w:val="20"/>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_Toc3548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6</w:t>
      </w:r>
      <w:r>
        <w:rPr>
          <w:rFonts w:hint="eastAsia" w:ascii="Tahoma" w:hAnsi="Tahoma" w:eastAsia="黑体" w:cs="Times New Roman"/>
          <w:color w:val="auto"/>
          <w:kern w:val="44"/>
          <w:szCs w:val="20"/>
          <w:highlight w:val="none"/>
          <w:lang w:val="en-US" w:eastAsia="zh-CN" w:bidi="ar-SA"/>
        </w:rPr>
        <w:t xml:space="preserve"> </w:t>
      </w:r>
      <w:r>
        <w:rPr>
          <w:rFonts w:hint="eastAsia" w:ascii="Times New Roman" w:hAnsi="Times New Roman" w:eastAsia="宋体" w:cs="Times New Roman"/>
          <w:color w:val="auto"/>
          <w:kern w:val="2"/>
          <w:szCs w:val="24"/>
          <w:highlight w:val="none"/>
          <w:lang w:val="en-US" w:eastAsia="zh-CN" w:bidi="ar-SA"/>
        </w:rPr>
        <w:t>基于jmeter java协议的接口测试</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_Toc3548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50</w:t>
      </w:r>
      <w:r>
        <w:rPr>
          <w:rFonts w:ascii="Times New Roman" w:hAnsi="Times New Roman" w:eastAsia="宋体" w:cs="Times New Roman"/>
          <w:color w:val="auto"/>
          <w:kern w:val="2"/>
          <w:szCs w:val="24"/>
          <w:highlight w:val="none"/>
          <w:lang w:val="en-US" w:eastAsia="zh-CN" w:bidi="ar-SA"/>
        </w:rPr>
        <w:fldChar w:fldCharType="end"/>
      </w:r>
      <w:r>
        <w:rPr>
          <w:rFonts w:hint="eastAsia" w:ascii="Tahoma" w:hAnsi="Tahoma" w:eastAsia="黑体" w:cs="Times New Roman"/>
          <w:color w:val="auto"/>
          <w:kern w:val="44"/>
          <w:szCs w:val="20"/>
          <w:highlight w:val="none"/>
          <w:lang w:val="en-US" w:eastAsia="zh-CN" w:bidi="ar-SA"/>
        </w:rPr>
        <w:fldChar w:fldCharType="end"/>
      </w:r>
    </w:p>
    <w:p>
      <w:pPr>
        <w:pStyle w:val="23"/>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_Toc9594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6</w:t>
      </w:r>
      <w:r>
        <w:rPr>
          <w:rFonts w:hint="eastAsia" w:ascii="Arial" w:hAnsi="Arial" w:eastAsia="黑体" w:cs="Times New Roman"/>
          <w:color w:val="auto"/>
          <w:kern w:val="2"/>
          <w:szCs w:val="20"/>
          <w:highlight w:val="none"/>
          <w:lang w:val="en-CA" w:eastAsia="zh-CN" w:bidi="ar-SA"/>
        </w:rPr>
        <w:t xml:space="preserve">.1 </w:t>
      </w:r>
      <w:r>
        <w:rPr>
          <w:rFonts w:hint="eastAsia" w:ascii="Times New Roman" w:hAnsi="Times New Roman" w:eastAsia="宋体" w:cs="Times New Roman"/>
          <w:color w:val="auto"/>
          <w:kern w:val="2"/>
          <w:szCs w:val="24"/>
          <w:highlight w:val="none"/>
          <w:lang w:val="en-US" w:eastAsia="zh-CN" w:bidi="ar-SA"/>
        </w:rPr>
        <w:t>通用方法</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_Toc9594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50</w:t>
      </w:r>
      <w:r>
        <w:rPr>
          <w:rFonts w:ascii="Times New Roman" w:hAnsi="Times New Roman" w:eastAsia="宋体" w:cs="Times New Roman"/>
          <w:color w:val="auto"/>
          <w:kern w:val="2"/>
          <w:szCs w:val="24"/>
          <w:highlight w:val="none"/>
          <w:lang w:val="en-US" w:eastAsia="zh-CN" w:bidi="ar-SA"/>
        </w:rPr>
        <w:fldChar w:fldCharType="end"/>
      </w:r>
      <w:r>
        <w:rPr>
          <w:rFonts w:hint="eastAsia" w:ascii="Arial" w:hAnsi="Arial" w:eastAsia="黑体" w:cs="Times New Roman"/>
          <w:color w:val="auto"/>
          <w:kern w:val="2"/>
          <w:szCs w:val="20"/>
          <w:highlight w:val="none"/>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_Toc12915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6</w:t>
      </w:r>
      <w:r>
        <w:rPr>
          <w:rFonts w:ascii="Tahoma" w:hAnsi="Tahoma" w:eastAsia="黑体" w:cs="Times New Roman"/>
          <w:color w:val="auto"/>
          <w:kern w:val="2"/>
          <w:szCs w:val="20"/>
          <w:highlight w:val="none"/>
          <w:lang w:val="en-CA" w:eastAsia="zh-CN" w:bidi="ar-SA"/>
        </w:rPr>
        <w:t xml:space="preserve">.1.1 </w:t>
      </w:r>
      <w:r>
        <w:rPr>
          <w:rFonts w:ascii="Times New Roman" w:hAnsi="Times New Roman" w:eastAsia="宋体" w:cs="Times New Roman"/>
          <w:color w:val="auto"/>
          <w:kern w:val="2"/>
          <w:szCs w:val="24"/>
          <w:highlight w:val="none"/>
          <w:lang w:val="en-US" w:eastAsia="zh-CN" w:bidi="ar-SA"/>
        </w:rPr>
        <w:t>核心步骤</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_Toc12915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50</w:t>
      </w:r>
      <w:r>
        <w:rPr>
          <w:rFonts w:ascii="Times New Roman" w:hAnsi="Times New Roman" w:eastAsia="宋体" w:cs="Times New Roman"/>
          <w:color w:val="auto"/>
          <w:kern w:val="2"/>
          <w:szCs w:val="24"/>
          <w:highlight w:val="none"/>
          <w:lang w:val="en-US" w:eastAsia="zh-CN" w:bidi="ar-SA"/>
        </w:rPr>
        <w:fldChar w:fldCharType="end"/>
      </w:r>
      <w:r>
        <w:rPr>
          <w:rFonts w:ascii="Tahoma" w:hAnsi="Tahoma" w:eastAsia="黑体" w:cs="Times New Roman"/>
          <w:color w:val="auto"/>
          <w:kern w:val="2"/>
          <w:szCs w:val="20"/>
          <w:highlight w:val="none"/>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_Toc13886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6</w:t>
      </w:r>
      <w:r>
        <w:rPr>
          <w:rFonts w:ascii="Tahoma" w:hAnsi="Tahoma" w:eastAsia="黑体" w:cs="Times New Roman"/>
          <w:color w:val="auto"/>
          <w:kern w:val="2"/>
          <w:szCs w:val="20"/>
          <w:highlight w:val="none"/>
          <w:lang w:val="en-CA" w:eastAsia="zh-CN" w:bidi="ar-SA"/>
        </w:rPr>
        <w:t xml:space="preserve">.1.2 </w:t>
      </w:r>
      <w:r>
        <w:rPr>
          <w:rFonts w:ascii="Times New Roman" w:hAnsi="Times New Roman" w:eastAsia="宋体" w:cs="Times New Roman"/>
          <w:color w:val="auto"/>
          <w:kern w:val="2"/>
          <w:szCs w:val="24"/>
          <w:highlight w:val="none"/>
          <w:lang w:val="en-US" w:eastAsia="zh-CN" w:bidi="ar-SA"/>
        </w:rPr>
        <w:t>实例</w:t>
      </w:r>
      <w:r>
        <w:rPr>
          <w:rFonts w:hint="eastAsia" w:ascii="Times New Roman" w:hAnsi="Times New Roman" w:eastAsia="宋体" w:cs="Times New Roman"/>
          <w:color w:val="auto"/>
          <w:kern w:val="2"/>
          <w:szCs w:val="24"/>
          <w:highlight w:val="none"/>
          <w:lang w:val="en-US" w:eastAsia="zh-CN" w:bidi="ar-SA"/>
        </w:rPr>
        <w:t>2:</w:t>
      </w:r>
      <w:r>
        <w:rPr>
          <w:rFonts w:ascii="Times New Roman" w:hAnsi="Times New Roman" w:eastAsia="宋体" w:cs="Times New Roman"/>
          <w:color w:val="auto"/>
          <w:kern w:val="2"/>
          <w:szCs w:val="24"/>
          <w:highlight w:val="none"/>
          <w:lang w:val="en-US" w:eastAsia="zh-CN" w:bidi="ar-SA"/>
        </w:rPr>
        <w:t xml:space="preserve"> extends AbstractJavaSamplerClient</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_Toc13886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50</w:t>
      </w:r>
      <w:r>
        <w:rPr>
          <w:rFonts w:ascii="Times New Roman" w:hAnsi="Times New Roman" w:eastAsia="宋体" w:cs="Times New Roman"/>
          <w:color w:val="auto"/>
          <w:kern w:val="2"/>
          <w:szCs w:val="24"/>
          <w:highlight w:val="none"/>
          <w:lang w:val="en-US" w:eastAsia="zh-CN" w:bidi="ar-SA"/>
        </w:rPr>
        <w:fldChar w:fldCharType="end"/>
      </w:r>
      <w:r>
        <w:rPr>
          <w:rFonts w:ascii="Tahoma" w:hAnsi="Tahoma" w:eastAsia="黑体" w:cs="Times New Roman"/>
          <w:color w:val="auto"/>
          <w:kern w:val="2"/>
          <w:szCs w:val="20"/>
          <w:highlight w:val="none"/>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_Toc30767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6</w:t>
      </w:r>
      <w:r>
        <w:rPr>
          <w:rFonts w:ascii="Tahoma" w:hAnsi="Tahoma" w:eastAsia="黑体" w:cs="Times New Roman"/>
          <w:color w:val="auto"/>
          <w:kern w:val="2"/>
          <w:szCs w:val="20"/>
          <w:highlight w:val="none"/>
          <w:lang w:val="en-CA" w:eastAsia="zh-CN" w:bidi="ar-SA"/>
        </w:rPr>
        <w:t xml:space="preserve">.1.3 </w:t>
      </w:r>
      <w:r>
        <w:rPr>
          <w:rFonts w:ascii="Times New Roman" w:hAnsi="Times New Roman" w:eastAsia="宋体" w:cs="Times New Roman"/>
          <w:color w:val="auto"/>
          <w:kern w:val="2"/>
          <w:szCs w:val="24"/>
          <w:highlight w:val="none"/>
          <w:lang w:val="en-US" w:eastAsia="zh-CN" w:bidi="ar-SA"/>
        </w:rPr>
        <w:t>实例：implements JavaSamplerClient</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_Toc30767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55</w:t>
      </w:r>
      <w:r>
        <w:rPr>
          <w:rFonts w:ascii="Times New Roman" w:hAnsi="Times New Roman" w:eastAsia="宋体" w:cs="Times New Roman"/>
          <w:color w:val="auto"/>
          <w:kern w:val="2"/>
          <w:szCs w:val="24"/>
          <w:highlight w:val="none"/>
          <w:lang w:val="en-US" w:eastAsia="zh-CN" w:bidi="ar-SA"/>
        </w:rPr>
        <w:fldChar w:fldCharType="end"/>
      </w:r>
      <w:r>
        <w:rPr>
          <w:rFonts w:ascii="Tahoma" w:hAnsi="Tahoma" w:eastAsia="黑体" w:cs="Times New Roman"/>
          <w:color w:val="auto"/>
          <w:kern w:val="2"/>
          <w:szCs w:val="20"/>
          <w:highlight w:val="none"/>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_Toc8724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6</w:t>
      </w:r>
      <w:r>
        <w:rPr>
          <w:rFonts w:ascii="Tahoma" w:hAnsi="Tahoma" w:eastAsia="黑体" w:cs="Times New Roman"/>
          <w:color w:val="auto"/>
          <w:kern w:val="2"/>
          <w:szCs w:val="20"/>
          <w:highlight w:val="none"/>
          <w:lang w:val="en-CA" w:eastAsia="zh-CN" w:bidi="ar-SA"/>
        </w:rPr>
        <w:t xml:space="preserve">.1.4 </w:t>
      </w:r>
      <w:r>
        <w:rPr>
          <w:rFonts w:ascii="Times New Roman" w:hAnsi="Times New Roman" w:eastAsia="宋体" w:cs="Times New Roman"/>
          <w:color w:val="auto"/>
          <w:kern w:val="2"/>
          <w:szCs w:val="24"/>
          <w:highlight w:val="none"/>
          <w:lang w:val="en-US" w:eastAsia="zh-CN" w:bidi="ar-SA"/>
        </w:rPr>
        <w:t>JMeter Java Sampler介绍</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_Toc8724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59</w:t>
      </w:r>
      <w:r>
        <w:rPr>
          <w:rFonts w:ascii="Times New Roman" w:hAnsi="Times New Roman" w:eastAsia="宋体" w:cs="Times New Roman"/>
          <w:color w:val="auto"/>
          <w:kern w:val="2"/>
          <w:szCs w:val="24"/>
          <w:highlight w:val="none"/>
          <w:lang w:val="en-US" w:eastAsia="zh-CN" w:bidi="ar-SA"/>
        </w:rPr>
        <w:fldChar w:fldCharType="end"/>
      </w:r>
      <w:r>
        <w:rPr>
          <w:rFonts w:ascii="Tahoma" w:hAnsi="Tahoma" w:eastAsia="黑体" w:cs="Times New Roman"/>
          <w:color w:val="auto"/>
          <w:kern w:val="2"/>
          <w:szCs w:val="20"/>
          <w:highlight w:val="none"/>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_Toc3623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6</w:t>
      </w:r>
      <w:r>
        <w:rPr>
          <w:rFonts w:ascii="Tahoma" w:hAnsi="Tahoma" w:eastAsia="黑体" w:cs="Times New Roman"/>
          <w:color w:val="auto"/>
          <w:kern w:val="2"/>
          <w:szCs w:val="20"/>
          <w:highlight w:val="none"/>
          <w:lang w:val="en-CA" w:eastAsia="zh-CN" w:bidi="ar-SA"/>
        </w:rPr>
        <w:t xml:space="preserve">.1.5 </w:t>
      </w:r>
      <w:r>
        <w:rPr>
          <w:rFonts w:ascii="Times New Roman" w:hAnsi="Times New Roman" w:eastAsia="宋体" w:cs="Times New Roman"/>
          <w:color w:val="auto"/>
          <w:kern w:val="2"/>
          <w:szCs w:val="24"/>
          <w:highlight w:val="none"/>
          <w:lang w:val="en-US" w:eastAsia="zh-CN" w:bidi="ar-SA"/>
        </w:rPr>
        <w:t>自带Java Request Sampler</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_Toc3623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60</w:t>
      </w:r>
      <w:r>
        <w:rPr>
          <w:rFonts w:ascii="Times New Roman" w:hAnsi="Times New Roman" w:eastAsia="宋体" w:cs="Times New Roman"/>
          <w:color w:val="auto"/>
          <w:kern w:val="2"/>
          <w:szCs w:val="24"/>
          <w:highlight w:val="none"/>
          <w:lang w:val="en-US" w:eastAsia="zh-CN" w:bidi="ar-SA"/>
        </w:rPr>
        <w:fldChar w:fldCharType="end"/>
      </w:r>
      <w:r>
        <w:rPr>
          <w:rFonts w:ascii="Tahoma" w:hAnsi="Tahoma" w:eastAsia="黑体" w:cs="Times New Roman"/>
          <w:color w:val="auto"/>
          <w:kern w:val="2"/>
          <w:szCs w:val="20"/>
          <w:highlight w:val="none"/>
          <w:lang w:val="en-CA" w:eastAsia="zh-CN" w:bidi="ar-SA"/>
        </w:rPr>
        <w:fldChar w:fldCharType="end"/>
      </w:r>
    </w:p>
    <w:p>
      <w:pPr>
        <w:pStyle w:val="23"/>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_Toc8661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6</w:t>
      </w:r>
      <w:r>
        <w:rPr>
          <w:rFonts w:hint="eastAsia" w:ascii="Arial" w:hAnsi="Arial" w:eastAsia="黑体" w:cs="Times New Roman"/>
          <w:color w:val="auto"/>
          <w:kern w:val="2"/>
          <w:szCs w:val="20"/>
          <w:highlight w:val="none"/>
          <w:lang w:val="en-CA" w:eastAsia="zh-CN" w:bidi="ar-SA"/>
        </w:rPr>
        <w:t xml:space="preserve">.2 </w:t>
      </w:r>
      <w:r>
        <w:rPr>
          <w:rFonts w:ascii="Times New Roman" w:hAnsi="Times New Roman" w:eastAsia="宋体" w:cs="Times New Roman"/>
          <w:color w:val="auto"/>
          <w:kern w:val="2"/>
          <w:szCs w:val="24"/>
          <w:highlight w:val="none"/>
          <w:lang w:val="en-US" w:eastAsia="zh-CN" w:bidi="ar-SA"/>
        </w:rPr>
        <w:t>jmeter java</w:t>
      </w:r>
      <w:r>
        <w:rPr>
          <w:rFonts w:hint="eastAsia" w:ascii="Times New Roman" w:hAnsi="Times New Roman" w:eastAsia="宋体" w:cs="Times New Roman"/>
          <w:color w:val="auto"/>
          <w:kern w:val="2"/>
          <w:szCs w:val="24"/>
          <w:highlight w:val="none"/>
          <w:lang w:val="en-US" w:eastAsia="zh-CN" w:bidi="ar-SA"/>
        </w:rPr>
        <w:t>实现http协议 PerfmonTest代码</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_Toc8661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61</w:t>
      </w:r>
      <w:r>
        <w:rPr>
          <w:rFonts w:ascii="Times New Roman" w:hAnsi="Times New Roman" w:eastAsia="宋体" w:cs="Times New Roman"/>
          <w:color w:val="auto"/>
          <w:kern w:val="2"/>
          <w:szCs w:val="24"/>
          <w:highlight w:val="none"/>
          <w:lang w:val="en-US" w:eastAsia="zh-CN" w:bidi="ar-SA"/>
        </w:rPr>
        <w:fldChar w:fldCharType="end"/>
      </w:r>
      <w:r>
        <w:rPr>
          <w:rFonts w:hint="eastAsia" w:ascii="Arial" w:hAnsi="Arial" w:eastAsia="黑体" w:cs="Times New Roman"/>
          <w:color w:val="auto"/>
          <w:kern w:val="2"/>
          <w:szCs w:val="20"/>
          <w:highlight w:val="none"/>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_Toc24460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6</w:t>
      </w:r>
      <w:r>
        <w:rPr>
          <w:rFonts w:hint="eastAsia" w:ascii="Tahoma" w:hAnsi="Tahoma" w:eastAsia="黑体" w:cs="Times New Roman"/>
          <w:color w:val="auto"/>
          <w:kern w:val="2"/>
          <w:szCs w:val="20"/>
          <w:highlight w:val="none"/>
          <w:lang w:val="en-CA" w:eastAsia="zh-CN" w:bidi="ar-SA"/>
        </w:rPr>
        <w:t xml:space="preserve">.2.1 </w:t>
      </w:r>
      <w:r>
        <w:rPr>
          <w:rFonts w:hint="eastAsia" w:ascii="Times New Roman" w:hAnsi="Times New Roman" w:eastAsia="宋体" w:cs="Times New Roman"/>
          <w:color w:val="auto"/>
          <w:kern w:val="2"/>
          <w:szCs w:val="24"/>
          <w:highlight w:val="none"/>
          <w:lang w:val="en-US" w:eastAsia="zh-CN" w:bidi="ar-SA"/>
        </w:rPr>
        <w:t>源码：类</w:t>
      </w:r>
      <w:r>
        <w:rPr>
          <w:rFonts w:ascii="Times New Roman" w:hAnsi="Times New Roman" w:eastAsia="宋体" w:cs="Times New Roman"/>
          <w:color w:val="auto"/>
          <w:kern w:val="2"/>
          <w:szCs w:val="24"/>
          <w:highlight w:val="none"/>
          <w:lang w:val="en-US" w:eastAsia="zh-CN" w:bidi="ar-SA"/>
        </w:rPr>
        <w:t>HttpRequest</w:t>
      </w:r>
      <w:r>
        <w:rPr>
          <w:rFonts w:hint="eastAsia" w:ascii="Times New Roman" w:hAnsi="Times New Roman" w:eastAsia="宋体" w:cs="Times New Roman"/>
          <w:color w:val="auto"/>
          <w:kern w:val="2"/>
          <w:szCs w:val="24"/>
          <w:highlight w:val="none"/>
          <w:lang w:val="en-US" w:eastAsia="zh-CN" w:bidi="ar-SA"/>
        </w:rPr>
        <w:t>(Get/Post)</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_Toc24460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61</w:t>
      </w:r>
      <w:r>
        <w:rPr>
          <w:rFonts w:ascii="Times New Roman" w:hAnsi="Times New Roman" w:eastAsia="宋体" w:cs="Times New Roman"/>
          <w:color w:val="auto"/>
          <w:kern w:val="2"/>
          <w:szCs w:val="24"/>
          <w:highlight w:val="none"/>
          <w:lang w:val="en-US" w:eastAsia="zh-CN" w:bidi="ar-SA"/>
        </w:rPr>
        <w:fldChar w:fldCharType="end"/>
      </w:r>
      <w:r>
        <w:rPr>
          <w:rFonts w:hint="eastAsia" w:ascii="Tahoma" w:hAnsi="Tahoma" w:eastAsia="黑体" w:cs="Times New Roman"/>
          <w:color w:val="auto"/>
          <w:kern w:val="2"/>
          <w:szCs w:val="20"/>
          <w:highlight w:val="none"/>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_Toc31446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6</w:t>
      </w:r>
      <w:r>
        <w:rPr>
          <w:rFonts w:ascii="Tahoma" w:hAnsi="Tahoma" w:eastAsia="黑体" w:cs="Times New Roman"/>
          <w:color w:val="auto"/>
          <w:kern w:val="2"/>
          <w:szCs w:val="20"/>
          <w:highlight w:val="none"/>
          <w:lang w:val="en-CA" w:eastAsia="zh-CN" w:bidi="ar-SA"/>
        </w:rPr>
        <w:t xml:space="preserve">.2.2 </w:t>
      </w:r>
      <w:r>
        <w:rPr>
          <w:rFonts w:hint="eastAsia" w:ascii="Times New Roman" w:hAnsi="Times New Roman" w:eastAsia="宋体" w:cs="Times New Roman"/>
          <w:color w:val="auto"/>
          <w:kern w:val="2"/>
          <w:szCs w:val="24"/>
          <w:highlight w:val="none"/>
          <w:lang w:val="en-US" w:eastAsia="zh-CN" w:bidi="ar-SA"/>
        </w:rPr>
        <w:t>解析：发送get/post请求类（</w:t>
      </w:r>
      <w:r>
        <w:rPr>
          <w:rFonts w:ascii="Times New Roman" w:hAnsi="Times New Roman" w:eastAsia="宋体" w:cs="Times New Roman"/>
          <w:color w:val="auto"/>
          <w:kern w:val="2"/>
          <w:szCs w:val="24"/>
          <w:highlight w:val="none"/>
          <w:lang w:val="en-US" w:eastAsia="zh-CN" w:bidi="ar-SA"/>
        </w:rPr>
        <w:t>HttpRequest</w:t>
      </w:r>
      <w:r>
        <w:rPr>
          <w:rFonts w:hint="eastAsia" w:ascii="Times New Roman" w:hAnsi="Times New Roman" w:eastAsia="宋体" w:cs="Times New Roman"/>
          <w:color w:val="auto"/>
          <w:kern w:val="2"/>
          <w:szCs w:val="24"/>
          <w:highlight w:val="none"/>
          <w:lang w:val="en-US" w:eastAsia="zh-CN" w:bidi="ar-SA"/>
        </w:rPr>
        <w:t>）</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_Toc31446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65</w:t>
      </w:r>
      <w:r>
        <w:rPr>
          <w:rFonts w:ascii="Times New Roman" w:hAnsi="Times New Roman" w:eastAsia="宋体" w:cs="Times New Roman"/>
          <w:color w:val="auto"/>
          <w:kern w:val="2"/>
          <w:szCs w:val="24"/>
          <w:highlight w:val="none"/>
          <w:lang w:val="en-US" w:eastAsia="zh-CN" w:bidi="ar-SA"/>
        </w:rPr>
        <w:fldChar w:fldCharType="end"/>
      </w:r>
      <w:r>
        <w:rPr>
          <w:rFonts w:ascii="Tahoma" w:hAnsi="Tahoma" w:eastAsia="黑体" w:cs="Times New Roman"/>
          <w:color w:val="auto"/>
          <w:kern w:val="2"/>
          <w:szCs w:val="20"/>
          <w:highlight w:val="none"/>
          <w:lang w:val="en-CA" w:eastAsia="zh-CN" w:bidi="ar-SA"/>
        </w:rPr>
        <w:fldChar w:fldCharType="end"/>
      </w:r>
    </w:p>
    <w:p>
      <w:pPr>
        <w:pStyle w:val="23"/>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_Toc12184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6</w:t>
      </w:r>
      <w:r>
        <w:rPr>
          <w:rFonts w:hint="eastAsia" w:ascii="Arial" w:hAnsi="Arial" w:eastAsia="黑体" w:cs="Times New Roman"/>
          <w:color w:val="auto"/>
          <w:kern w:val="2"/>
          <w:szCs w:val="20"/>
          <w:highlight w:val="none"/>
          <w:lang w:val="en-CA" w:eastAsia="zh-CN" w:bidi="ar-SA"/>
        </w:rPr>
        <w:t xml:space="preserve">.3 </w:t>
      </w:r>
      <w:r>
        <w:rPr>
          <w:rFonts w:hint="eastAsia" w:ascii="Times New Roman" w:hAnsi="Times New Roman" w:eastAsia="宋体" w:cs="Times New Roman"/>
          <w:color w:val="auto"/>
          <w:kern w:val="2"/>
          <w:szCs w:val="24"/>
          <w:highlight w:val="none"/>
          <w:lang w:val="en-US" w:eastAsia="zh-CN" w:bidi="ar-SA"/>
        </w:rPr>
        <w:t>socket协议 PerfmonTest代码</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_Toc12184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70</w:t>
      </w:r>
      <w:r>
        <w:rPr>
          <w:rFonts w:ascii="Times New Roman" w:hAnsi="Times New Roman" w:eastAsia="宋体" w:cs="Times New Roman"/>
          <w:color w:val="auto"/>
          <w:kern w:val="2"/>
          <w:szCs w:val="24"/>
          <w:highlight w:val="none"/>
          <w:lang w:val="en-US" w:eastAsia="zh-CN" w:bidi="ar-SA"/>
        </w:rPr>
        <w:fldChar w:fldCharType="end"/>
      </w:r>
      <w:r>
        <w:rPr>
          <w:rFonts w:hint="eastAsia" w:ascii="Arial" w:hAnsi="Arial" w:eastAsia="黑体" w:cs="Times New Roman"/>
          <w:color w:val="auto"/>
          <w:kern w:val="2"/>
          <w:szCs w:val="20"/>
          <w:highlight w:val="none"/>
          <w:lang w:val="en-CA" w:eastAsia="zh-CN" w:bidi="ar-SA"/>
        </w:rPr>
        <w:fldChar w:fldCharType="end"/>
      </w:r>
    </w:p>
    <w:p>
      <w:pPr>
        <w:pStyle w:val="15"/>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_Toc12707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6</w:t>
      </w:r>
      <w:r>
        <w:rPr>
          <w:rFonts w:hint="eastAsia" w:ascii="Tahoma" w:hAnsi="Tahoma" w:eastAsia="黑体" w:cs="Times New Roman"/>
          <w:color w:val="auto"/>
          <w:kern w:val="2"/>
          <w:szCs w:val="20"/>
          <w:highlight w:val="none"/>
          <w:lang w:val="en-CA" w:eastAsia="zh-CN" w:bidi="ar-SA"/>
        </w:rPr>
        <w:t xml:space="preserve">.3.1 </w:t>
      </w:r>
      <w:r>
        <w:rPr>
          <w:rFonts w:hint="eastAsia" w:ascii="Times New Roman" w:hAnsi="Times New Roman" w:eastAsia="宋体" w:cs="Times New Roman"/>
          <w:color w:val="auto"/>
          <w:kern w:val="2"/>
          <w:szCs w:val="24"/>
          <w:highlight w:val="none"/>
          <w:lang w:val="en-US" w:eastAsia="zh-CN" w:bidi="ar-SA"/>
        </w:rPr>
        <w:t>源码：发送socket请求的类、方法</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_Toc12707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70</w:t>
      </w:r>
      <w:r>
        <w:rPr>
          <w:rFonts w:ascii="Times New Roman" w:hAnsi="Times New Roman" w:eastAsia="宋体" w:cs="Times New Roman"/>
          <w:color w:val="auto"/>
          <w:kern w:val="2"/>
          <w:szCs w:val="24"/>
          <w:highlight w:val="none"/>
          <w:lang w:val="en-US" w:eastAsia="zh-CN" w:bidi="ar-SA"/>
        </w:rPr>
        <w:fldChar w:fldCharType="end"/>
      </w:r>
      <w:r>
        <w:rPr>
          <w:rFonts w:hint="eastAsia" w:ascii="Tahoma" w:hAnsi="Tahoma" w:eastAsia="黑体" w:cs="Times New Roman"/>
          <w:color w:val="auto"/>
          <w:kern w:val="2"/>
          <w:szCs w:val="20"/>
          <w:highlight w:val="none"/>
          <w:lang w:val="en-CA" w:eastAsia="zh-CN" w:bidi="ar-SA"/>
        </w:rPr>
        <w:fldChar w:fldCharType="end"/>
      </w:r>
    </w:p>
    <w:p>
      <w:pPr>
        <w:pStyle w:val="23"/>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_Toc28156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6</w:t>
      </w:r>
      <w:r>
        <w:rPr>
          <w:rFonts w:ascii="Arial" w:hAnsi="Arial" w:eastAsia="黑体" w:cs="Times New Roman"/>
          <w:color w:val="auto"/>
          <w:kern w:val="2"/>
          <w:szCs w:val="20"/>
          <w:highlight w:val="none"/>
          <w:lang w:val="en-CA" w:eastAsia="zh-CN" w:bidi="ar-SA"/>
        </w:rPr>
        <w:t xml:space="preserve">.4 </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_Toc28156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71</w:t>
      </w:r>
      <w:r>
        <w:rPr>
          <w:rFonts w:ascii="Times New Roman" w:hAnsi="Times New Roman" w:eastAsia="宋体" w:cs="Times New Roman"/>
          <w:color w:val="auto"/>
          <w:kern w:val="2"/>
          <w:szCs w:val="24"/>
          <w:highlight w:val="none"/>
          <w:lang w:val="en-US" w:eastAsia="zh-CN" w:bidi="ar-SA"/>
        </w:rPr>
        <w:fldChar w:fldCharType="end"/>
      </w:r>
      <w:r>
        <w:rPr>
          <w:rFonts w:ascii="Arial" w:hAnsi="Arial" w:eastAsia="黑体" w:cs="Times New Roman"/>
          <w:color w:val="auto"/>
          <w:kern w:val="2"/>
          <w:szCs w:val="20"/>
          <w:highlight w:val="none"/>
          <w:lang w:val="en-CA" w:eastAsia="zh-CN" w:bidi="ar-SA"/>
        </w:rPr>
        <w:fldChar w:fldCharType="end"/>
      </w:r>
    </w:p>
    <w:p>
      <w:pPr>
        <w:pStyle w:val="20"/>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_Toc18229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7</w:t>
      </w:r>
      <w:r>
        <w:rPr>
          <w:rFonts w:hint="eastAsia" w:ascii="Tahoma" w:hAnsi="Tahoma" w:eastAsia="黑体" w:cs="Times New Roman"/>
          <w:color w:val="auto"/>
          <w:kern w:val="44"/>
          <w:szCs w:val="20"/>
          <w:highlight w:val="none"/>
          <w:lang w:val="en-US" w:eastAsia="zh-CN" w:bidi="ar-SA"/>
        </w:rPr>
        <w:t xml:space="preserve"> </w:t>
      </w:r>
      <w:r>
        <w:rPr>
          <w:rFonts w:ascii="Times New Roman" w:hAnsi="Times New Roman" w:eastAsia="宋体" w:cs="Times New Roman"/>
          <w:color w:val="auto"/>
          <w:kern w:val="2"/>
          <w:szCs w:val="24"/>
          <w:highlight w:val="none"/>
          <w:lang w:val="en-US" w:eastAsia="zh-CN" w:bidi="ar-SA"/>
        </w:rPr>
        <w:t>JMeter</w:t>
      </w:r>
      <w:r>
        <w:rPr>
          <w:rFonts w:hint="eastAsia" w:ascii="Times New Roman" w:hAnsi="Times New Roman" w:eastAsia="宋体" w:cs="Times New Roman"/>
          <w:color w:val="auto"/>
          <w:kern w:val="2"/>
          <w:szCs w:val="24"/>
          <w:highlight w:val="none"/>
          <w:lang w:val="en-US" w:eastAsia="zh-CN" w:bidi="ar-SA"/>
        </w:rPr>
        <w:t>使用注意事项</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_Toc18229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72</w:t>
      </w:r>
      <w:r>
        <w:rPr>
          <w:rFonts w:ascii="Times New Roman" w:hAnsi="Times New Roman" w:eastAsia="宋体" w:cs="Times New Roman"/>
          <w:color w:val="auto"/>
          <w:kern w:val="2"/>
          <w:szCs w:val="24"/>
          <w:highlight w:val="none"/>
          <w:lang w:val="en-US" w:eastAsia="zh-CN" w:bidi="ar-SA"/>
        </w:rPr>
        <w:fldChar w:fldCharType="end"/>
      </w:r>
      <w:r>
        <w:rPr>
          <w:rFonts w:hint="eastAsia" w:ascii="Tahoma" w:hAnsi="Tahoma" w:eastAsia="黑体" w:cs="Times New Roman"/>
          <w:color w:val="auto"/>
          <w:kern w:val="44"/>
          <w:szCs w:val="20"/>
          <w:highlight w:val="none"/>
          <w:lang w:val="en-US" w:eastAsia="zh-CN" w:bidi="ar-SA"/>
        </w:rPr>
        <w:fldChar w:fldCharType="end"/>
      </w:r>
    </w:p>
    <w:p>
      <w:pPr>
        <w:pStyle w:val="20"/>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_Toc20399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8</w:t>
      </w:r>
      <w:r>
        <w:rPr>
          <w:rFonts w:ascii="Georgia" w:hAnsi="Georgia" w:eastAsia="黑体" w:cs="Times New Roman"/>
          <w:bCs/>
          <w:color w:val="auto"/>
          <w:kern w:val="44"/>
          <w:szCs w:val="20"/>
          <w:highlight w:val="none"/>
          <w:lang w:val="en-US" w:eastAsia="zh-CN" w:bidi="ar-SA"/>
        </w:rPr>
        <w:t xml:space="preserve"> </w:t>
      </w:r>
      <w:r>
        <w:rPr>
          <w:rFonts w:hint="eastAsia" w:ascii="Times New Roman" w:hAnsi="Times New Roman" w:eastAsia="宋体" w:cs="Times New Roman"/>
          <w:color w:val="auto"/>
          <w:kern w:val="2"/>
          <w:szCs w:val="24"/>
          <w:highlight w:val="none"/>
          <w:lang w:val="en-US" w:eastAsia="zh-CN" w:bidi="ar-SA"/>
        </w:rPr>
        <w:t>附录A  正则</w:t>
      </w:r>
      <w:r>
        <w:rPr>
          <w:rFonts w:ascii="Georgia" w:hAnsi="Georgia" w:eastAsia="宋体" w:cs="Times New Roman"/>
          <w:bCs/>
          <w:color w:val="auto"/>
          <w:kern w:val="2"/>
          <w:szCs w:val="24"/>
          <w:highlight w:val="none"/>
          <w:lang w:val="en-US" w:eastAsia="zh-CN" w:bidi="ar-SA"/>
        </w:rPr>
        <w:t>表达式全集</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_Toc20399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74</w:t>
      </w:r>
      <w:r>
        <w:rPr>
          <w:rFonts w:ascii="Times New Roman" w:hAnsi="Times New Roman" w:eastAsia="宋体" w:cs="Times New Roman"/>
          <w:color w:val="auto"/>
          <w:kern w:val="2"/>
          <w:szCs w:val="24"/>
          <w:highlight w:val="none"/>
          <w:lang w:val="en-US" w:eastAsia="zh-CN" w:bidi="ar-SA"/>
        </w:rPr>
        <w:fldChar w:fldCharType="end"/>
      </w:r>
      <w:r>
        <w:rPr>
          <w:rFonts w:ascii="Georgia" w:hAnsi="Georgia" w:eastAsia="黑体" w:cs="Times New Roman"/>
          <w:bCs/>
          <w:color w:val="auto"/>
          <w:kern w:val="44"/>
          <w:szCs w:val="20"/>
          <w:highlight w:val="none"/>
          <w:lang w:val="en-US" w:eastAsia="zh-CN" w:bidi="ar-SA"/>
        </w:rPr>
        <w:fldChar w:fldCharType="end"/>
      </w:r>
    </w:p>
    <w:p>
      <w:pPr>
        <w:pStyle w:val="20"/>
        <w:tabs>
          <w:tab w:val="right" w:pos="8306"/>
        </w:tabs>
        <w:rPr>
          <w:rFonts w:ascii="Times New Roman" w:hAnsi="Times New Roman" w:eastAsia="宋体" w:cs="Times New Roman"/>
          <w:color w:val="auto"/>
          <w:kern w:val="2"/>
          <w:szCs w:val="24"/>
          <w:highlight w:val="none"/>
          <w:lang w:val="en-US" w:eastAsia="zh-CN" w:bidi="ar-SA"/>
        </w:rPr>
      </w:pPr>
      <w:r>
        <w:rPr>
          <w:rFonts w:ascii="Times New Roman" w:hAnsi="Times New Roman" w:eastAsia="宋体" w:cs="Times New Roman"/>
          <w:color w:val="auto"/>
          <w:kern w:val="2"/>
          <w:szCs w:val="24"/>
          <w:highlight w:val="none"/>
          <w:lang w:val="zh-CN" w:eastAsia="zh-CN" w:bidi="ar-SA"/>
        </w:rPr>
        <w:fldChar w:fldCharType="begin"/>
      </w:r>
      <w:r>
        <w:rPr>
          <w:rFonts w:ascii="Times New Roman" w:hAnsi="Times New Roman" w:eastAsia="宋体" w:cs="Times New Roman"/>
          <w:color w:val="auto"/>
          <w:kern w:val="2"/>
          <w:szCs w:val="24"/>
          <w:highlight w:val="none"/>
          <w:lang w:val="zh-CN" w:eastAsia="zh-CN" w:bidi="ar-SA"/>
        </w:rPr>
        <w:instrText xml:space="preserve"> HYPERLINK \l _Toc31998 </w:instrText>
      </w:r>
      <w:r>
        <w:rPr>
          <w:rFonts w:ascii="Times New Roman" w:hAnsi="Times New Roman" w:eastAsia="宋体" w:cs="Times New Roman"/>
          <w:color w:val="auto"/>
          <w:kern w:val="2"/>
          <w:szCs w:val="24"/>
          <w:highlight w:val="none"/>
          <w:lang w:val="zh-CN" w:eastAsia="zh-CN" w:bidi="ar-SA"/>
        </w:rPr>
        <w:fldChar w:fldCharType="separate"/>
      </w:r>
      <w:r>
        <w:rPr>
          <w:rFonts w:ascii="Times New Roman" w:hAnsi="Times New Roman" w:eastAsia="宋体" w:cs="Times New Roman"/>
          <w:color w:val="auto"/>
          <w:kern w:val="2"/>
          <w:szCs w:val="24"/>
          <w:highlight w:val="none"/>
          <w:lang w:val="en-US" w:eastAsia="zh-CN" w:bidi="ar-SA"/>
        </w:rPr>
        <w:t>9</w:t>
      </w:r>
      <w:r>
        <w:rPr>
          <w:rFonts w:hint="eastAsia" w:ascii="Tahoma" w:hAnsi="Tahoma" w:eastAsia="黑体" w:cs="Times New Roman"/>
          <w:color w:val="auto"/>
          <w:kern w:val="44"/>
          <w:szCs w:val="20"/>
          <w:highlight w:val="none"/>
          <w:lang w:val="en-US" w:eastAsia="zh-CN" w:bidi="ar-SA"/>
        </w:rPr>
        <w:t xml:space="preserve"> </w:t>
      </w:r>
      <w:r>
        <w:rPr>
          <w:rFonts w:hint="eastAsia" w:ascii="Times New Roman" w:hAnsi="Times New Roman" w:eastAsia="宋体" w:cs="Times New Roman"/>
          <w:color w:val="auto"/>
          <w:kern w:val="2"/>
          <w:szCs w:val="24"/>
          <w:highlight w:val="none"/>
          <w:lang w:val="en-US" w:eastAsia="zh-CN" w:bidi="ar-SA"/>
        </w:rPr>
        <w:t>附录B  MySql数据库事物隔离级别</w:t>
      </w:r>
      <w:r>
        <w:rPr>
          <w:rFonts w:ascii="Times New Roman" w:hAnsi="Times New Roman" w:eastAsia="宋体" w:cs="Times New Roman"/>
          <w:color w:val="auto"/>
          <w:kern w:val="2"/>
          <w:szCs w:val="24"/>
          <w:highlight w:val="none"/>
          <w:lang w:val="en-US" w:eastAsia="zh-CN" w:bidi="ar-SA"/>
        </w:rPr>
        <w:tab/>
      </w:r>
      <w:r>
        <w:rPr>
          <w:rFonts w:ascii="Times New Roman" w:hAnsi="Times New Roman" w:eastAsia="宋体" w:cs="Times New Roman"/>
          <w:color w:val="auto"/>
          <w:kern w:val="2"/>
          <w:szCs w:val="24"/>
          <w:highlight w:val="none"/>
          <w:lang w:val="en-US" w:eastAsia="zh-CN" w:bidi="ar-SA"/>
        </w:rPr>
        <w:fldChar w:fldCharType="begin"/>
      </w:r>
      <w:r>
        <w:rPr>
          <w:rFonts w:ascii="Times New Roman" w:hAnsi="Times New Roman" w:eastAsia="宋体" w:cs="Times New Roman"/>
          <w:color w:val="auto"/>
          <w:kern w:val="2"/>
          <w:szCs w:val="24"/>
          <w:highlight w:val="none"/>
          <w:lang w:val="en-US" w:eastAsia="zh-CN" w:bidi="ar-SA"/>
        </w:rPr>
        <w:instrText xml:space="preserve"> PAGEREF _Toc31998 </w:instrText>
      </w:r>
      <w:r>
        <w:rPr>
          <w:rFonts w:ascii="Times New Roman" w:hAnsi="Times New Roman" w:eastAsia="宋体" w:cs="Times New Roman"/>
          <w:color w:val="auto"/>
          <w:kern w:val="2"/>
          <w:szCs w:val="24"/>
          <w:highlight w:val="none"/>
          <w:lang w:val="en-US" w:eastAsia="zh-CN" w:bidi="ar-SA"/>
        </w:rPr>
        <w:fldChar w:fldCharType="separate"/>
      </w:r>
      <w:r>
        <w:rPr>
          <w:rFonts w:ascii="Times New Roman" w:hAnsi="Times New Roman" w:eastAsia="宋体" w:cs="Times New Roman"/>
          <w:color w:val="auto"/>
          <w:kern w:val="2"/>
          <w:szCs w:val="24"/>
          <w:highlight w:val="none"/>
          <w:lang w:val="en-US" w:eastAsia="zh-CN" w:bidi="ar-SA"/>
        </w:rPr>
        <w:t>78</w:t>
      </w:r>
      <w:r>
        <w:rPr>
          <w:rFonts w:ascii="Times New Roman" w:hAnsi="Times New Roman" w:eastAsia="宋体" w:cs="Times New Roman"/>
          <w:color w:val="auto"/>
          <w:kern w:val="2"/>
          <w:szCs w:val="24"/>
          <w:highlight w:val="none"/>
          <w:lang w:val="en-US" w:eastAsia="zh-CN" w:bidi="ar-SA"/>
        </w:rPr>
        <w:fldChar w:fldCharType="end"/>
      </w:r>
      <w:r>
        <w:rPr>
          <w:rFonts w:hint="eastAsia" w:ascii="Tahoma" w:hAnsi="Tahoma" w:eastAsia="黑体" w:cs="Times New Roman"/>
          <w:color w:val="auto"/>
          <w:kern w:val="44"/>
          <w:szCs w:val="20"/>
          <w:highlight w:val="none"/>
          <w:lang w:val="en-US" w:eastAsia="zh-CN" w:bidi="ar-SA"/>
        </w:rPr>
        <w:fldChar w:fldCharType="end"/>
      </w:r>
    </w:p>
    <w:p>
      <w:pPr>
        <w:rPr>
          <w:color w:val="auto"/>
          <w:highlight w:val="none"/>
        </w:rPr>
      </w:pPr>
      <w:r>
        <w:rPr>
          <w:rFonts w:ascii="Times New Roman" w:hAnsi="Times New Roman" w:eastAsia="宋体" w:cs="Times New Roman"/>
          <w:color w:val="auto"/>
          <w:kern w:val="2"/>
          <w:szCs w:val="24"/>
          <w:highlight w:val="none"/>
          <w:lang w:val="zh-CN" w:eastAsia="zh-CN" w:bidi="ar-SA"/>
        </w:rPr>
        <w:fldChar w:fldCharType="end"/>
      </w:r>
    </w:p>
    <w:p>
      <w:pPr>
        <w:rPr>
          <w:color w:val="auto"/>
          <w:highlight w:val="none"/>
        </w:rPr>
      </w:pPr>
    </w:p>
    <w:p>
      <w:pPr>
        <w:rPr>
          <w:color w:val="auto"/>
          <w:highlight w:val="none"/>
        </w:rPr>
      </w:pPr>
    </w:p>
    <w:p>
      <w:pPr>
        <w:rPr>
          <w:color w:val="auto"/>
          <w:highlight w:val="none"/>
        </w:rPr>
      </w:pPr>
    </w:p>
    <w:p>
      <w:pPr>
        <w:pStyle w:val="2"/>
        <w:rPr>
          <w:color w:val="auto"/>
          <w:highlight w:val="none"/>
        </w:rPr>
      </w:pPr>
      <w:bookmarkStart w:id="1" w:name="_Toc4590"/>
      <w:r>
        <w:rPr>
          <w:color w:val="auto"/>
          <w:highlight w:val="none"/>
        </w:rPr>
        <w:t xml:space="preserve">Apache </w:t>
      </w:r>
      <w:r>
        <w:rPr>
          <w:rFonts w:hint="eastAsia"/>
          <w:color w:val="auto"/>
          <w:highlight w:val="none"/>
        </w:rPr>
        <w:t>JMeter概述</w:t>
      </w:r>
      <w:bookmarkEnd w:id="1"/>
    </w:p>
    <w:p>
      <w:pPr>
        <w:spacing w:before="156" w:after="156"/>
        <w:ind w:firstLine="420"/>
        <w:rPr>
          <w:rFonts w:ascii="宋体" w:hAnsi="宋体"/>
          <w:color w:val="auto"/>
          <w:szCs w:val="21"/>
          <w:highlight w:val="none"/>
          <w:shd w:val="clear" w:color="auto" w:fill="FFFFFF"/>
        </w:rPr>
      </w:pPr>
      <w:r>
        <w:rPr>
          <w:rFonts w:hint="eastAsia" w:ascii="宋体" w:hAnsi="宋体"/>
          <w:color w:val="auto"/>
          <w:szCs w:val="21"/>
          <w:highlight w:val="none"/>
          <w:shd w:val="clear" w:color="auto" w:fill="FFFFFF"/>
        </w:rPr>
        <w:t>官方介绍：</w:t>
      </w:r>
      <w:r>
        <w:rPr>
          <w:rFonts w:ascii="宋体" w:hAnsi="宋体"/>
          <w:color w:val="auto"/>
          <w:sz w:val="20"/>
          <w:highlight w:val="none"/>
          <w:shd w:val="clear" w:color="auto" w:fill="FFFFFF"/>
        </w:rPr>
        <w:t>A</w:t>
      </w:r>
      <w:r>
        <w:rPr>
          <w:rFonts w:ascii="宋体" w:hAnsi="宋体"/>
          <w:color w:val="auto"/>
          <w:szCs w:val="21"/>
          <w:highlight w:val="none"/>
          <w:shd w:val="clear" w:color="auto" w:fill="FFFFFF"/>
        </w:rPr>
        <w:t xml:space="preserve">pache </w:t>
      </w:r>
      <w:r>
        <w:rPr>
          <w:rFonts w:hint="eastAsia" w:ascii="宋体" w:hAnsi="宋体"/>
          <w:color w:val="auto"/>
          <w:szCs w:val="21"/>
          <w:highlight w:val="none"/>
          <w:shd w:val="clear" w:color="auto" w:fill="FFFFFF"/>
        </w:rPr>
        <w:t>JMeter</w:t>
      </w:r>
      <w:r>
        <w:rPr>
          <w:rFonts w:ascii="宋体" w:hAnsi="宋体"/>
          <w:color w:val="auto"/>
          <w:szCs w:val="21"/>
          <w:highlight w:val="none"/>
          <w:shd w:val="clear" w:color="auto" w:fill="FFFFFF"/>
        </w:rPr>
        <w:t xml:space="preserve"> 是一个100％的纯</w:t>
      </w:r>
      <w:r>
        <w:rPr>
          <w:color w:val="auto"/>
          <w:highlight w:val="none"/>
        </w:rPr>
        <w:fldChar w:fldCharType="begin"/>
      </w:r>
      <w:r>
        <w:rPr>
          <w:color w:val="auto"/>
          <w:highlight w:val="none"/>
        </w:rPr>
        <w:instrText xml:space="preserve"> HYPERLINK "http://java.sun.com/" </w:instrText>
      </w:r>
      <w:r>
        <w:rPr>
          <w:color w:val="auto"/>
          <w:highlight w:val="none"/>
        </w:rPr>
        <w:fldChar w:fldCharType="separate"/>
      </w:r>
      <w:r>
        <w:rPr>
          <w:rFonts w:hint="eastAsia" w:ascii="宋体" w:hAnsi="宋体"/>
          <w:color w:val="auto"/>
          <w:szCs w:val="21"/>
          <w:highlight w:val="none"/>
          <w:shd w:val="clear" w:color="auto" w:fill="FFFFFF"/>
        </w:rPr>
        <w:t>J</w:t>
      </w:r>
      <w:r>
        <w:rPr>
          <w:rFonts w:ascii="宋体" w:hAnsi="宋体"/>
          <w:color w:val="auto"/>
          <w:szCs w:val="21"/>
          <w:highlight w:val="none"/>
          <w:shd w:val="clear" w:color="auto" w:fill="FFFFFF"/>
        </w:rPr>
        <w:t>ava</w:t>
      </w:r>
      <w:r>
        <w:rPr>
          <w:rFonts w:ascii="宋体" w:hAnsi="宋体"/>
          <w:color w:val="auto"/>
          <w:szCs w:val="21"/>
          <w:highlight w:val="none"/>
          <w:shd w:val="clear" w:color="auto" w:fill="FFFFFF"/>
        </w:rPr>
        <w:fldChar w:fldCharType="end"/>
      </w:r>
      <w:r>
        <w:rPr>
          <w:rFonts w:ascii="宋体" w:hAnsi="宋体"/>
          <w:color w:val="auto"/>
          <w:szCs w:val="21"/>
          <w:highlight w:val="none"/>
          <w:shd w:val="clear" w:color="auto" w:fill="FFFFFF"/>
        </w:rPr>
        <w:t xml:space="preserve">桌面应用，用于压力测试和性能测量。它最初被设计用于Web应用测试但后来扩展到其他测试领域。Apache </w:t>
      </w:r>
      <w:r>
        <w:rPr>
          <w:rFonts w:hint="eastAsia" w:ascii="宋体" w:hAnsi="宋体"/>
          <w:color w:val="auto"/>
          <w:szCs w:val="21"/>
          <w:highlight w:val="none"/>
          <w:shd w:val="clear" w:color="auto" w:fill="FFFFFF"/>
        </w:rPr>
        <w:t>JMeter</w:t>
      </w:r>
      <w:r>
        <w:rPr>
          <w:rFonts w:ascii="宋体" w:hAnsi="宋体"/>
          <w:color w:val="auto"/>
          <w:szCs w:val="21"/>
          <w:highlight w:val="none"/>
          <w:shd w:val="clear" w:color="auto" w:fill="FFFFFF"/>
        </w:rPr>
        <w:t xml:space="preserve"> 可以用于对静态的和动态的资源（文件</w:t>
      </w:r>
      <w:r>
        <w:rPr>
          <w:rFonts w:hint="eastAsia" w:ascii="宋体" w:hAnsi="宋体"/>
          <w:color w:val="auto"/>
          <w:szCs w:val="21"/>
          <w:highlight w:val="none"/>
          <w:shd w:val="clear" w:color="auto" w:fill="FFFFFF"/>
        </w:rPr>
        <w:t>、</w:t>
      </w:r>
      <w:r>
        <w:rPr>
          <w:rFonts w:ascii="宋体" w:hAnsi="宋体"/>
          <w:color w:val="auto"/>
          <w:szCs w:val="21"/>
          <w:highlight w:val="none"/>
          <w:shd w:val="clear" w:color="auto" w:fill="FFFFFF"/>
        </w:rPr>
        <w:t>Servlet</w:t>
      </w:r>
      <w:r>
        <w:rPr>
          <w:rFonts w:hint="eastAsia" w:ascii="宋体" w:hAnsi="宋体"/>
          <w:color w:val="auto"/>
          <w:szCs w:val="21"/>
          <w:highlight w:val="none"/>
          <w:shd w:val="clear" w:color="auto" w:fill="FFFFFF"/>
        </w:rPr>
        <w:t>、Web动态语言</w:t>
      </w:r>
      <w:r>
        <w:rPr>
          <w:rStyle w:val="34"/>
          <w:rFonts w:ascii="宋体" w:hAnsi="宋体"/>
          <w:color w:val="auto"/>
          <w:szCs w:val="21"/>
          <w:highlight w:val="none"/>
          <w:shd w:val="clear" w:color="auto" w:fill="FFFFFF"/>
        </w:rPr>
        <w:footnoteReference w:id="0"/>
      </w:r>
      <w:r>
        <w:rPr>
          <w:rFonts w:hint="eastAsia" w:ascii="宋体" w:hAnsi="宋体"/>
          <w:color w:val="auto"/>
          <w:szCs w:val="21"/>
          <w:highlight w:val="none"/>
          <w:shd w:val="clear" w:color="auto" w:fill="FFFFFF"/>
        </w:rPr>
        <w:t>、</w:t>
      </w:r>
      <w:r>
        <w:rPr>
          <w:color w:val="auto"/>
          <w:highlight w:val="none"/>
        </w:rPr>
        <w:fldChar w:fldCharType="begin"/>
      </w:r>
      <w:r>
        <w:rPr>
          <w:color w:val="auto"/>
          <w:highlight w:val="none"/>
        </w:rPr>
        <w:instrText xml:space="preserve"> HYPERLINK "http://java.sun.com/" </w:instrText>
      </w:r>
      <w:r>
        <w:rPr>
          <w:color w:val="auto"/>
          <w:highlight w:val="none"/>
        </w:rPr>
        <w:fldChar w:fldCharType="separate"/>
      </w:r>
      <w:r>
        <w:rPr>
          <w:rFonts w:hint="eastAsia" w:ascii="宋体" w:hAnsi="宋体"/>
          <w:color w:val="auto"/>
          <w:szCs w:val="21"/>
          <w:highlight w:val="none"/>
          <w:shd w:val="clear" w:color="auto" w:fill="FFFFFF"/>
        </w:rPr>
        <w:t>J</w:t>
      </w:r>
      <w:r>
        <w:rPr>
          <w:rFonts w:ascii="宋体" w:hAnsi="宋体"/>
          <w:color w:val="auto"/>
          <w:szCs w:val="21"/>
          <w:highlight w:val="none"/>
          <w:shd w:val="clear" w:color="auto" w:fill="FFFFFF"/>
        </w:rPr>
        <w:t>ava</w:t>
      </w:r>
      <w:r>
        <w:rPr>
          <w:rFonts w:ascii="宋体" w:hAnsi="宋体"/>
          <w:color w:val="auto"/>
          <w:szCs w:val="21"/>
          <w:highlight w:val="none"/>
          <w:shd w:val="clear" w:color="auto" w:fill="FFFFFF"/>
        </w:rPr>
        <w:fldChar w:fldCharType="end"/>
      </w:r>
      <w:r>
        <w:rPr>
          <w:rFonts w:ascii="宋体" w:hAnsi="宋体"/>
          <w:color w:val="auto"/>
          <w:szCs w:val="21"/>
          <w:highlight w:val="none"/>
          <w:shd w:val="clear" w:color="auto" w:fill="FFFFFF"/>
        </w:rPr>
        <w:t xml:space="preserve"> 对象，数据库和查询</w:t>
      </w:r>
      <w:r>
        <w:rPr>
          <w:rFonts w:hint="eastAsia" w:ascii="宋体" w:hAnsi="宋体"/>
          <w:color w:val="auto"/>
          <w:szCs w:val="21"/>
          <w:highlight w:val="none"/>
          <w:shd w:val="clear" w:color="auto" w:fill="FFFFFF"/>
        </w:rPr>
        <w:t>、</w:t>
      </w:r>
      <w:r>
        <w:rPr>
          <w:rFonts w:ascii="宋体" w:hAnsi="宋体"/>
          <w:color w:val="auto"/>
          <w:szCs w:val="21"/>
          <w:highlight w:val="none"/>
          <w:shd w:val="clear" w:color="auto" w:fill="FFFFFF"/>
        </w:rPr>
        <w:t>FTP服务器等）的性能进行测试。它可以用于对服务器</w:t>
      </w:r>
      <w:r>
        <w:rPr>
          <w:rFonts w:hint="eastAsia" w:ascii="宋体" w:hAnsi="宋体"/>
          <w:color w:val="auto"/>
          <w:szCs w:val="21"/>
          <w:highlight w:val="none"/>
          <w:shd w:val="clear" w:color="auto" w:fill="FFFFFF"/>
        </w:rPr>
        <w:t>、</w:t>
      </w:r>
      <w:r>
        <w:rPr>
          <w:rFonts w:ascii="宋体" w:hAnsi="宋体"/>
          <w:color w:val="auto"/>
          <w:szCs w:val="21"/>
          <w:highlight w:val="none"/>
          <w:shd w:val="clear" w:color="auto" w:fill="FFFFFF"/>
        </w:rPr>
        <w:t>网络或对象模拟繁重的负载来测试它们的强度或分析不同压力类型下的整体性能。</w:t>
      </w:r>
      <w:r>
        <w:rPr>
          <w:rFonts w:hint="eastAsia" w:ascii="宋体" w:hAnsi="宋体"/>
          <w:color w:val="auto"/>
          <w:szCs w:val="21"/>
          <w:highlight w:val="none"/>
          <w:shd w:val="clear" w:color="auto" w:fill="FFFFFF"/>
        </w:rPr>
        <w:t>用户</w:t>
      </w:r>
      <w:r>
        <w:rPr>
          <w:rFonts w:ascii="宋体" w:hAnsi="宋体"/>
          <w:color w:val="auto"/>
          <w:szCs w:val="21"/>
          <w:highlight w:val="none"/>
          <w:shd w:val="clear" w:color="auto" w:fill="FFFFFF"/>
        </w:rPr>
        <w:t>可以使用它做性能的图形分析或在大并发负载测试你的服务器</w:t>
      </w:r>
      <w:r>
        <w:rPr>
          <w:rFonts w:hint="eastAsia" w:ascii="宋体" w:hAnsi="宋体"/>
          <w:color w:val="auto"/>
          <w:szCs w:val="21"/>
          <w:highlight w:val="none"/>
          <w:shd w:val="clear" w:color="auto" w:fill="FFFFFF"/>
        </w:rPr>
        <w:t>、</w:t>
      </w:r>
      <w:r>
        <w:rPr>
          <w:rFonts w:ascii="宋体" w:hAnsi="宋体"/>
          <w:color w:val="auto"/>
          <w:szCs w:val="21"/>
          <w:highlight w:val="none"/>
          <w:shd w:val="clear" w:color="auto" w:fill="FFFFFF"/>
        </w:rPr>
        <w:t>脚本</w:t>
      </w:r>
      <w:r>
        <w:rPr>
          <w:rFonts w:hint="eastAsia" w:ascii="宋体" w:hAnsi="宋体"/>
          <w:color w:val="auto"/>
          <w:szCs w:val="21"/>
          <w:highlight w:val="none"/>
          <w:shd w:val="clear" w:color="auto" w:fill="FFFFFF"/>
        </w:rPr>
        <w:t>、</w:t>
      </w:r>
      <w:r>
        <w:rPr>
          <w:rFonts w:ascii="宋体" w:hAnsi="宋体"/>
          <w:color w:val="auto"/>
          <w:szCs w:val="21"/>
          <w:highlight w:val="none"/>
          <w:shd w:val="clear" w:color="auto" w:fill="FFFFFF"/>
        </w:rPr>
        <w:t>对象</w:t>
      </w:r>
      <w:r>
        <w:rPr>
          <w:rFonts w:hint="eastAsia" w:ascii="宋体" w:hAnsi="宋体"/>
          <w:color w:val="auto"/>
          <w:szCs w:val="21"/>
          <w:highlight w:val="none"/>
          <w:shd w:val="clear" w:color="auto" w:fill="FFFFFF"/>
        </w:rPr>
        <w:t>等</w:t>
      </w:r>
      <w:r>
        <w:rPr>
          <w:rFonts w:ascii="宋体" w:hAnsi="宋体"/>
          <w:color w:val="auto"/>
          <w:szCs w:val="21"/>
          <w:highlight w:val="none"/>
          <w:shd w:val="clear" w:color="auto" w:fill="FFFFFF"/>
        </w:rPr>
        <w:t xml:space="preserve">。 </w:t>
      </w:r>
    </w:p>
    <w:p>
      <w:pPr>
        <w:pStyle w:val="16"/>
        <w:spacing w:before="156" w:after="156"/>
        <w:ind w:firstLine="420"/>
        <w:rPr>
          <w:color w:val="auto"/>
          <w:highlight w:val="none"/>
          <w:shd w:val="clear" w:color="auto" w:fill="FFFFFF"/>
        </w:rPr>
      </w:pPr>
      <w:r>
        <w:rPr>
          <w:rFonts w:hint="eastAsia"/>
          <w:color w:val="auto"/>
          <w:highlight w:val="none"/>
          <w:shd w:val="clear" w:color="auto" w:fill="FFFFFF"/>
        </w:rPr>
        <w:t>目前很多公司都基于JMeter开发出了公司级别的自动化性能测试框架，比如</w:t>
      </w:r>
      <w:r>
        <w:rPr>
          <w:color w:val="auto"/>
          <w:highlight w:val="none"/>
          <w:shd w:val="clear" w:color="auto" w:fill="FFFFFF"/>
        </w:rPr>
        <w:t>使用Maven</w:t>
      </w:r>
      <w:r>
        <w:rPr>
          <w:rFonts w:hint="eastAsia"/>
          <w:color w:val="auto"/>
          <w:highlight w:val="none"/>
          <w:shd w:val="clear" w:color="auto" w:fill="FFFFFF"/>
        </w:rPr>
        <w:t>+</w:t>
      </w:r>
      <w:r>
        <w:rPr>
          <w:color w:val="auto"/>
          <w:highlight w:val="none"/>
          <w:shd w:val="clear" w:color="auto" w:fill="FFFFFF"/>
        </w:rPr>
        <w:t>Jenkins</w:t>
      </w:r>
      <w:r>
        <w:rPr>
          <w:rFonts w:hint="eastAsia"/>
          <w:color w:val="auto"/>
          <w:highlight w:val="none"/>
          <w:shd w:val="clear" w:color="auto" w:fill="FFFFFF"/>
        </w:rPr>
        <w:t>+JMeter</w:t>
      </w:r>
      <w:r>
        <w:rPr>
          <w:color w:val="auto"/>
          <w:highlight w:val="none"/>
          <w:shd w:val="clear" w:color="auto" w:fill="FFFFFF"/>
        </w:rPr>
        <w:t>自动化测试</w:t>
      </w:r>
      <w:r>
        <w:rPr>
          <w:rFonts w:hint="eastAsia"/>
          <w:color w:val="auto"/>
          <w:highlight w:val="none"/>
          <w:shd w:val="clear" w:color="auto" w:fill="FFFFFF"/>
        </w:rPr>
        <w:t>框架、JMeter+ant的自动化测试框架等。</w:t>
      </w:r>
    </w:p>
    <w:p>
      <w:pPr>
        <w:pStyle w:val="3"/>
        <w:rPr>
          <w:color w:val="auto"/>
          <w:highlight w:val="none"/>
          <w:shd w:val="clear" w:color="auto" w:fill="FFFFFF"/>
        </w:rPr>
      </w:pPr>
      <w:r>
        <w:rPr>
          <w:color w:val="auto"/>
          <w:szCs w:val="30"/>
          <w:highlight w:val="none"/>
          <w:shd w:val="clear" w:color="auto" w:fill="FFFFFF"/>
        </w:rPr>
        <w:t xml:space="preserve"> </w:t>
      </w:r>
      <w:bookmarkStart w:id="2" w:name="_Toc17816"/>
      <w:r>
        <w:rPr>
          <w:color w:val="auto"/>
          <w:highlight w:val="none"/>
          <w:shd w:val="clear" w:color="auto" w:fill="FFFFFF"/>
        </w:rPr>
        <w:t xml:space="preserve">Apache </w:t>
      </w:r>
      <w:r>
        <w:rPr>
          <w:rFonts w:hint="eastAsia"/>
          <w:color w:val="auto"/>
          <w:highlight w:val="none"/>
          <w:shd w:val="clear" w:color="auto" w:fill="FFFFFF"/>
        </w:rPr>
        <w:t>JMeter</w:t>
      </w:r>
      <w:r>
        <w:rPr>
          <w:rFonts w:hint="eastAsia"/>
          <w:color w:val="auto"/>
          <w:szCs w:val="30"/>
          <w:highlight w:val="none"/>
          <w:shd w:val="clear" w:color="auto" w:fill="FFFFFF"/>
        </w:rPr>
        <w:t>优点</w:t>
      </w:r>
      <w:bookmarkEnd w:id="2"/>
    </w:p>
    <w:p>
      <w:pPr>
        <w:pStyle w:val="16"/>
        <w:spacing w:before="156" w:after="156"/>
        <w:ind w:firstLine="420"/>
        <w:rPr>
          <w:color w:val="auto"/>
          <w:highlight w:val="none"/>
          <w:shd w:val="clear" w:color="auto" w:fill="FFFFFF"/>
        </w:rPr>
      </w:pPr>
      <w:r>
        <w:rPr>
          <w:rFonts w:hint="eastAsia"/>
          <w:color w:val="auto"/>
          <w:highlight w:val="none"/>
          <w:shd w:val="clear" w:color="auto" w:fill="FFFFFF"/>
        </w:rPr>
        <w:t>（1）</w:t>
      </w:r>
      <w:r>
        <w:rPr>
          <w:color w:val="auto"/>
          <w:highlight w:val="none"/>
          <w:shd w:val="clear" w:color="auto" w:fill="FFFFFF"/>
        </w:rPr>
        <w:t xml:space="preserve">能够对HTTP和FTP服务器进行压力和性能测试， 也可以对任何数据库进行同样的测试（通过JDBC）。 </w:t>
      </w:r>
    </w:p>
    <w:p>
      <w:pPr>
        <w:pStyle w:val="16"/>
        <w:spacing w:before="156" w:after="156"/>
        <w:ind w:firstLine="420"/>
        <w:rPr>
          <w:color w:val="auto"/>
          <w:highlight w:val="none"/>
          <w:shd w:val="clear" w:color="auto" w:fill="FFFFFF"/>
        </w:rPr>
      </w:pPr>
      <w:r>
        <w:rPr>
          <w:rFonts w:hint="eastAsia"/>
          <w:color w:val="auto"/>
          <w:highlight w:val="none"/>
          <w:shd w:val="clear" w:color="auto" w:fill="FFFFFF"/>
        </w:rPr>
        <w:t>（2）</w:t>
      </w:r>
      <w:r>
        <w:rPr>
          <w:color w:val="auto"/>
          <w:highlight w:val="none"/>
          <w:shd w:val="clear" w:color="auto" w:fill="FFFFFF"/>
        </w:rPr>
        <w:t>完全的可移植性和100％ 纯</w:t>
      </w:r>
      <w:r>
        <w:rPr>
          <w:color w:val="auto"/>
          <w:highlight w:val="none"/>
        </w:rPr>
        <w:fldChar w:fldCharType="begin"/>
      </w:r>
      <w:r>
        <w:rPr>
          <w:color w:val="auto"/>
          <w:highlight w:val="none"/>
        </w:rPr>
        <w:instrText xml:space="preserve"> HYPERLINK "http://java.sun.com/" </w:instrText>
      </w:r>
      <w:r>
        <w:rPr>
          <w:color w:val="auto"/>
          <w:highlight w:val="none"/>
        </w:rPr>
        <w:fldChar w:fldCharType="separate"/>
      </w:r>
      <w:r>
        <w:rPr>
          <w:rFonts w:hint="eastAsia"/>
          <w:color w:val="auto"/>
          <w:highlight w:val="none"/>
          <w:shd w:val="clear" w:color="auto" w:fill="FFFFFF"/>
        </w:rPr>
        <w:t>J</w:t>
      </w:r>
      <w:r>
        <w:rPr>
          <w:color w:val="auto"/>
          <w:highlight w:val="none"/>
          <w:shd w:val="clear" w:color="auto" w:fill="FFFFFF"/>
        </w:rPr>
        <w:t>ava</w:t>
      </w:r>
      <w:r>
        <w:rPr>
          <w:color w:val="auto"/>
          <w:highlight w:val="none"/>
          <w:shd w:val="clear" w:color="auto" w:fill="FFFFFF"/>
        </w:rPr>
        <w:fldChar w:fldCharType="end"/>
      </w:r>
      <w:r>
        <w:rPr>
          <w:color w:val="auto"/>
          <w:highlight w:val="none"/>
          <w:shd w:val="clear" w:color="auto" w:fill="FFFFFF"/>
        </w:rPr>
        <w:t xml:space="preserve">。 </w:t>
      </w:r>
    </w:p>
    <w:p>
      <w:pPr>
        <w:pStyle w:val="16"/>
        <w:spacing w:before="156" w:after="156"/>
        <w:ind w:firstLine="420"/>
        <w:rPr>
          <w:color w:val="auto"/>
          <w:highlight w:val="none"/>
          <w:shd w:val="clear" w:color="auto" w:fill="FFFFFF"/>
        </w:rPr>
      </w:pPr>
      <w:r>
        <w:rPr>
          <w:rFonts w:hint="eastAsia"/>
          <w:color w:val="auto"/>
          <w:highlight w:val="none"/>
          <w:shd w:val="clear" w:color="auto" w:fill="FFFFFF"/>
        </w:rPr>
        <w:t>（3）</w:t>
      </w:r>
      <w:r>
        <w:rPr>
          <w:color w:val="auto"/>
          <w:highlight w:val="none"/>
          <w:shd w:val="clear" w:color="auto" w:fill="FFFFFF"/>
        </w:rPr>
        <w:t xml:space="preserve">完全 Swing和轻量组件支持（预编译的JAR使用 javax.swing.*)包。  </w:t>
      </w:r>
    </w:p>
    <w:p>
      <w:pPr>
        <w:pStyle w:val="16"/>
        <w:spacing w:before="156" w:after="156"/>
        <w:ind w:firstLine="420"/>
        <w:rPr>
          <w:color w:val="auto"/>
          <w:highlight w:val="none"/>
          <w:shd w:val="clear" w:color="auto" w:fill="FFFFFF"/>
        </w:rPr>
      </w:pPr>
      <w:r>
        <w:rPr>
          <w:rFonts w:hint="eastAsia"/>
          <w:color w:val="auto"/>
          <w:highlight w:val="none"/>
          <w:shd w:val="clear" w:color="auto" w:fill="FFFFFF"/>
        </w:rPr>
        <w:t>（4）</w:t>
      </w:r>
      <w:r>
        <w:rPr>
          <w:color w:val="auto"/>
          <w:highlight w:val="none"/>
          <w:shd w:val="clear" w:color="auto" w:fill="FFFFFF"/>
        </w:rPr>
        <w:t>完全多线程</w:t>
      </w:r>
      <w:r>
        <w:rPr>
          <w:rFonts w:hint="eastAsia"/>
          <w:color w:val="auto"/>
          <w:highlight w:val="none"/>
          <w:shd w:val="clear" w:color="auto" w:fill="FFFFFF"/>
        </w:rPr>
        <w:t>：</w:t>
      </w:r>
      <w:r>
        <w:rPr>
          <w:color w:val="auto"/>
          <w:highlight w:val="none"/>
          <w:shd w:val="clear" w:color="auto" w:fill="FFFFFF"/>
        </w:rPr>
        <w:t xml:space="preserve">框架允许通过多个线程并发取样和通过单独的线程组对不同的功能同时取样。  </w:t>
      </w:r>
    </w:p>
    <w:p>
      <w:pPr>
        <w:pStyle w:val="16"/>
        <w:spacing w:before="156" w:after="156"/>
        <w:ind w:firstLine="420"/>
        <w:rPr>
          <w:color w:val="auto"/>
          <w:highlight w:val="none"/>
          <w:shd w:val="clear" w:color="auto" w:fill="FFFFFF"/>
        </w:rPr>
      </w:pPr>
      <w:r>
        <w:rPr>
          <w:rFonts w:hint="eastAsia"/>
          <w:color w:val="auto"/>
          <w:highlight w:val="none"/>
          <w:shd w:val="clear" w:color="auto" w:fill="FFFFFF"/>
        </w:rPr>
        <w:t>（5）</w:t>
      </w:r>
      <w:r>
        <w:rPr>
          <w:color w:val="auto"/>
          <w:highlight w:val="none"/>
          <w:shd w:val="clear" w:color="auto" w:fill="FFFFFF"/>
        </w:rPr>
        <w:t xml:space="preserve">精心的GUI设计允许快速操作和更精确的计时。  </w:t>
      </w:r>
    </w:p>
    <w:p>
      <w:pPr>
        <w:pStyle w:val="16"/>
        <w:spacing w:before="156" w:after="156"/>
        <w:ind w:firstLine="420"/>
        <w:rPr>
          <w:color w:val="auto"/>
          <w:highlight w:val="none"/>
          <w:shd w:val="clear" w:color="auto" w:fill="FFFFFF"/>
        </w:rPr>
      </w:pPr>
      <w:r>
        <w:rPr>
          <w:rFonts w:hint="eastAsia"/>
          <w:color w:val="auto"/>
          <w:highlight w:val="none"/>
          <w:shd w:val="clear" w:color="auto" w:fill="FFFFFF"/>
        </w:rPr>
        <w:t>（6）</w:t>
      </w:r>
      <w:r>
        <w:rPr>
          <w:color w:val="auto"/>
          <w:highlight w:val="none"/>
          <w:shd w:val="clear" w:color="auto" w:fill="FFFFFF"/>
        </w:rPr>
        <w:t xml:space="preserve">缓存和离线分析/回放测试结果。 </w:t>
      </w:r>
    </w:p>
    <w:p>
      <w:pPr>
        <w:pStyle w:val="16"/>
        <w:spacing w:before="156" w:after="156"/>
        <w:ind w:firstLine="420"/>
        <w:rPr>
          <w:color w:val="auto"/>
          <w:highlight w:val="none"/>
          <w:shd w:val="clear" w:color="auto" w:fill="FFFFFF"/>
        </w:rPr>
      </w:pPr>
      <w:r>
        <w:rPr>
          <w:rFonts w:hint="eastAsia"/>
          <w:color w:val="auto"/>
          <w:highlight w:val="none"/>
          <w:shd w:val="clear" w:color="auto" w:fill="FFFFFF"/>
        </w:rPr>
        <w:t>（7）完全开源，开源对JMeter进行定制化的二次开发，扩展自己所需的插件。</w:t>
      </w:r>
    </w:p>
    <w:p>
      <w:pPr>
        <w:pStyle w:val="3"/>
        <w:rPr>
          <w:rFonts w:ascii="宋体" w:hAnsi="宋体"/>
          <w:color w:val="auto"/>
          <w:szCs w:val="21"/>
          <w:highlight w:val="none"/>
          <w:shd w:val="clear" w:color="auto" w:fill="FFFFFF"/>
        </w:rPr>
      </w:pPr>
      <w:r>
        <w:rPr>
          <w:color w:val="auto"/>
          <w:highlight w:val="none"/>
          <w:shd w:val="clear" w:color="auto" w:fill="FFFFFF"/>
        </w:rPr>
        <w:t xml:space="preserve"> </w:t>
      </w:r>
      <w:bookmarkStart w:id="3" w:name="_Toc12826"/>
      <w:r>
        <w:rPr>
          <w:color w:val="auto"/>
          <w:highlight w:val="none"/>
          <w:shd w:val="clear" w:color="auto" w:fill="FFFFFF"/>
        </w:rPr>
        <w:t>Apache JMeter</w:t>
      </w:r>
      <w:r>
        <w:rPr>
          <w:rFonts w:hint="eastAsia"/>
          <w:color w:val="auto"/>
          <w:highlight w:val="none"/>
          <w:shd w:val="clear" w:color="auto" w:fill="FFFFFF"/>
        </w:rPr>
        <w:t>缺点</w:t>
      </w:r>
      <w:bookmarkEnd w:id="3"/>
    </w:p>
    <w:p>
      <w:pPr>
        <w:spacing w:before="156" w:after="156"/>
        <w:ind w:firstLine="420"/>
        <w:rPr>
          <w:rFonts w:ascii="宋体" w:hAnsi="宋体"/>
          <w:color w:val="auto"/>
          <w:szCs w:val="21"/>
          <w:highlight w:val="none"/>
          <w:shd w:val="clear" w:color="auto" w:fill="FFFFFF"/>
        </w:rPr>
      </w:pPr>
      <w:r>
        <w:rPr>
          <w:rFonts w:hint="eastAsia" w:ascii="宋体" w:hAnsi="宋体"/>
          <w:color w:val="auto"/>
          <w:szCs w:val="21"/>
          <w:highlight w:val="none"/>
          <w:shd w:val="clear" w:color="auto" w:fill="FFFFFF"/>
        </w:rPr>
        <w:t>对比LoadRunner，</w:t>
      </w:r>
      <w:r>
        <w:rPr>
          <w:rFonts w:ascii="宋体" w:hAnsi="宋体"/>
          <w:color w:val="auto"/>
          <w:szCs w:val="21"/>
          <w:highlight w:val="none"/>
          <w:shd w:val="clear" w:color="auto" w:fill="FFFFFF"/>
        </w:rPr>
        <w:t xml:space="preserve"> Apache </w:t>
      </w:r>
      <w:r>
        <w:rPr>
          <w:rFonts w:hint="eastAsia" w:ascii="宋体" w:hAnsi="宋体"/>
          <w:color w:val="auto"/>
          <w:szCs w:val="21"/>
          <w:highlight w:val="none"/>
          <w:shd w:val="clear" w:color="auto" w:fill="FFFFFF"/>
        </w:rPr>
        <w:t>JMeter也有一些不足，包括：</w:t>
      </w:r>
    </w:p>
    <w:p>
      <w:pPr>
        <w:spacing w:before="156" w:after="156"/>
        <w:ind w:left="420"/>
        <w:rPr>
          <w:rFonts w:ascii="宋体" w:hAnsi="宋体"/>
          <w:color w:val="auto"/>
          <w:szCs w:val="21"/>
          <w:highlight w:val="none"/>
          <w:shd w:val="clear" w:color="auto" w:fill="FFFFFF"/>
        </w:rPr>
      </w:pPr>
      <w:r>
        <w:rPr>
          <w:rFonts w:hint="eastAsia" w:ascii="宋体" w:hAnsi="宋体"/>
          <w:color w:val="auto"/>
          <w:szCs w:val="21"/>
          <w:highlight w:val="none"/>
          <w:shd w:val="clear" w:color="auto" w:fill="FFFFFF"/>
        </w:rPr>
        <w:t>（1）无类似LoadRunner的IP欺骗功能。</w:t>
      </w:r>
    </w:p>
    <w:p>
      <w:pPr>
        <w:spacing w:before="156" w:after="156"/>
        <w:ind w:left="420"/>
        <w:rPr>
          <w:rFonts w:ascii="宋体" w:hAnsi="宋体"/>
          <w:color w:val="auto"/>
          <w:szCs w:val="21"/>
          <w:highlight w:val="none"/>
          <w:shd w:val="clear" w:color="auto" w:fill="FFFFFF"/>
        </w:rPr>
      </w:pPr>
      <w:r>
        <w:rPr>
          <w:rFonts w:hint="eastAsia" w:ascii="宋体" w:hAnsi="宋体"/>
          <w:color w:val="auto"/>
          <w:szCs w:val="21"/>
          <w:highlight w:val="none"/>
          <w:shd w:val="clear" w:color="auto" w:fill="FFFFFF"/>
        </w:rPr>
        <w:t>（2）录制功能要借用第三方工具Badboy或者使用浏览器进行代理录制，但是这个录制都不是那么好用。</w:t>
      </w:r>
    </w:p>
    <w:p>
      <w:pPr>
        <w:spacing w:before="156" w:after="156"/>
        <w:ind w:left="420"/>
        <w:rPr>
          <w:rFonts w:ascii="宋体" w:hAnsi="宋体"/>
          <w:color w:val="auto"/>
          <w:szCs w:val="21"/>
          <w:highlight w:val="none"/>
          <w:shd w:val="clear" w:color="auto" w:fill="FFFFFF"/>
        </w:rPr>
      </w:pPr>
      <w:r>
        <w:rPr>
          <w:rFonts w:hint="eastAsia" w:ascii="宋体" w:hAnsi="宋体"/>
          <w:color w:val="auto"/>
          <w:szCs w:val="21"/>
          <w:highlight w:val="none"/>
          <w:shd w:val="clear" w:color="auto" w:fill="FFFFFF"/>
        </w:rPr>
        <w:t>（3）报表类型较少，没有LoadRunner报表齐全。</w:t>
      </w:r>
    </w:p>
    <w:p>
      <w:pPr>
        <w:spacing w:before="156" w:after="156"/>
        <w:ind w:left="420"/>
        <w:rPr>
          <w:rFonts w:ascii="宋体" w:hAnsi="宋体"/>
          <w:color w:val="auto"/>
          <w:szCs w:val="21"/>
          <w:highlight w:val="none"/>
          <w:shd w:val="clear" w:color="auto" w:fill="FFFFFF"/>
        </w:rPr>
      </w:pPr>
      <w:r>
        <w:rPr>
          <w:rFonts w:hint="eastAsia" w:ascii="宋体" w:hAnsi="宋体"/>
          <w:color w:val="auto"/>
          <w:szCs w:val="21"/>
          <w:highlight w:val="none"/>
          <w:shd w:val="clear" w:color="auto" w:fill="FFFFFF"/>
        </w:rPr>
        <w:t>（4）上手较LoadRunner困难一些。</w:t>
      </w:r>
    </w:p>
    <w:p>
      <w:pPr>
        <w:spacing w:before="156" w:after="156"/>
        <w:ind w:left="420"/>
        <w:rPr>
          <w:rFonts w:ascii="宋体" w:hAnsi="宋体"/>
          <w:color w:val="auto"/>
          <w:szCs w:val="21"/>
          <w:highlight w:val="none"/>
          <w:shd w:val="clear" w:color="auto" w:fill="FFFFFF"/>
        </w:rPr>
      </w:pPr>
      <w:r>
        <w:rPr>
          <w:rFonts w:hint="eastAsia" w:ascii="宋体" w:hAnsi="宋体"/>
          <w:color w:val="auto"/>
          <w:szCs w:val="21"/>
          <w:highlight w:val="none"/>
          <w:shd w:val="clear" w:color="auto" w:fill="FFFFFF"/>
        </w:rPr>
        <w:t>（5）场景设计比LoadRunner复杂。</w:t>
      </w:r>
    </w:p>
    <w:p>
      <w:pPr>
        <w:spacing w:before="156" w:after="156"/>
        <w:ind w:left="420"/>
        <w:rPr>
          <w:rFonts w:ascii="宋体" w:hAnsi="宋体"/>
          <w:color w:val="auto"/>
          <w:szCs w:val="21"/>
          <w:highlight w:val="none"/>
          <w:shd w:val="clear" w:color="auto" w:fill="FFFFFF"/>
        </w:rPr>
      </w:pPr>
      <w:r>
        <w:rPr>
          <w:rFonts w:hint="eastAsia" w:ascii="宋体" w:hAnsi="宋体"/>
          <w:color w:val="auto"/>
          <w:szCs w:val="21"/>
          <w:highlight w:val="none"/>
          <w:shd w:val="clear" w:color="auto" w:fill="FFFFFF"/>
        </w:rPr>
        <w:t>（6）纯多线程模式，不支持进程模式。</w:t>
      </w:r>
    </w:p>
    <w:p>
      <w:pPr>
        <w:spacing w:before="156" w:after="156"/>
        <w:ind w:left="420"/>
        <w:rPr>
          <w:rFonts w:ascii="宋体" w:hAnsi="宋体"/>
          <w:color w:val="auto"/>
          <w:szCs w:val="21"/>
          <w:highlight w:val="none"/>
          <w:shd w:val="clear" w:color="auto" w:fill="FFFFFF"/>
        </w:rPr>
      </w:pPr>
      <w:r>
        <w:rPr>
          <w:rFonts w:hint="eastAsia" w:ascii="宋体" w:hAnsi="宋体"/>
          <w:color w:val="auto"/>
          <w:szCs w:val="21"/>
          <w:highlight w:val="none"/>
          <w:shd w:val="clear" w:color="auto" w:fill="FFFFFF"/>
        </w:rPr>
        <w:t>（7）网上详细资料较少，所以学习起来稍微费劲，普及程度也没有LoadRunner广。</w:t>
      </w:r>
    </w:p>
    <w:p>
      <w:pPr>
        <w:spacing w:before="156" w:after="156"/>
        <w:ind w:left="420"/>
        <w:rPr>
          <w:rFonts w:ascii="宋体" w:hAnsi="宋体"/>
          <w:color w:val="auto"/>
          <w:szCs w:val="21"/>
          <w:highlight w:val="none"/>
          <w:shd w:val="clear" w:color="auto" w:fill="FFFFFF"/>
        </w:rPr>
      </w:pPr>
      <w:r>
        <w:rPr>
          <w:rFonts w:hint="eastAsia" w:ascii="宋体" w:hAnsi="宋体"/>
          <w:color w:val="auto"/>
          <w:szCs w:val="21"/>
          <w:highlight w:val="none"/>
          <w:shd w:val="clear" w:color="auto" w:fill="FFFFFF"/>
        </w:rPr>
        <w:t>（8）场景控制以及干预没有LoadRunner方便，比如无法在压力测试执行过程中人工增加并发用户数。</w:t>
      </w:r>
    </w:p>
    <w:p>
      <w:pPr>
        <w:spacing w:before="156" w:after="156"/>
        <w:ind w:left="420"/>
        <w:rPr>
          <w:rFonts w:ascii="宋体" w:hAnsi="宋体"/>
          <w:color w:val="auto"/>
          <w:szCs w:val="21"/>
          <w:highlight w:val="none"/>
          <w:shd w:val="clear" w:color="auto" w:fill="FFFFFF"/>
        </w:rPr>
      </w:pPr>
      <w:r>
        <w:rPr>
          <w:rFonts w:hint="eastAsia" w:ascii="宋体" w:hAnsi="宋体"/>
          <w:color w:val="auto"/>
          <w:szCs w:val="21"/>
          <w:highlight w:val="none"/>
          <w:shd w:val="clear" w:color="auto" w:fill="FFFFFF"/>
        </w:rPr>
        <w:t>（9）大并发的时候，结果数据不是很准确。</w:t>
      </w:r>
    </w:p>
    <w:p>
      <w:pPr>
        <w:pStyle w:val="3"/>
        <w:rPr>
          <w:rFonts w:ascii="宋体" w:hAnsi="宋体"/>
          <w:b/>
          <w:bCs/>
          <w:color w:val="auto"/>
          <w:szCs w:val="21"/>
          <w:highlight w:val="none"/>
          <w:shd w:val="clear" w:color="auto" w:fill="FFFFFF"/>
        </w:rPr>
      </w:pPr>
      <w:bookmarkStart w:id="4" w:name="_Toc26694"/>
      <w:r>
        <w:rPr>
          <w:color w:val="auto"/>
          <w:highlight w:val="none"/>
          <w:shd w:val="clear" w:color="auto" w:fill="FFFFFF"/>
        </w:rPr>
        <w:t>Apache JMeter</w:t>
      </w:r>
      <w:r>
        <w:rPr>
          <w:rFonts w:hint="eastAsia"/>
          <w:color w:val="auto"/>
          <w:highlight w:val="none"/>
          <w:shd w:val="clear" w:color="auto" w:fill="FFFFFF"/>
        </w:rPr>
        <w:t>所支持的协议</w:t>
      </w:r>
      <w:bookmarkEnd w:id="4"/>
    </w:p>
    <w:p>
      <w:pPr>
        <w:spacing w:before="156" w:after="156"/>
        <w:ind w:firstLine="420"/>
        <w:rPr>
          <w:rFonts w:ascii="宋体" w:hAnsi="宋体"/>
          <w:color w:val="auto"/>
          <w:szCs w:val="21"/>
          <w:highlight w:val="none"/>
          <w:shd w:val="clear" w:color="auto" w:fill="FFFFFF"/>
        </w:rPr>
      </w:pPr>
      <w:r>
        <w:rPr>
          <w:color w:val="auto"/>
          <w:highlight w:val="none"/>
          <w:shd w:val="clear" w:color="auto" w:fill="FFFFFF"/>
        </w:rPr>
        <w:t>Apache JMeter</w:t>
      </w:r>
      <w:r>
        <w:rPr>
          <w:rFonts w:hint="eastAsia"/>
          <w:color w:val="auto"/>
          <w:highlight w:val="none"/>
          <w:shd w:val="clear" w:color="auto" w:fill="FFFFFF"/>
        </w:rPr>
        <w:t>所支持的</w:t>
      </w:r>
      <w:r>
        <w:rPr>
          <w:rFonts w:hint="eastAsia" w:ascii="宋体" w:hAnsi="宋体"/>
          <w:bCs/>
          <w:color w:val="auto"/>
          <w:szCs w:val="21"/>
          <w:highlight w:val="none"/>
          <w:shd w:val="clear" w:color="auto" w:fill="FFFFFF"/>
        </w:rPr>
        <w:t>包括以下协议</w:t>
      </w:r>
      <w:r>
        <w:rPr>
          <w:rFonts w:hint="eastAsia" w:ascii="宋体" w:hAnsi="宋体"/>
          <w:b/>
          <w:bCs/>
          <w:color w:val="auto"/>
          <w:szCs w:val="21"/>
          <w:highlight w:val="none"/>
          <w:shd w:val="clear" w:color="auto" w:fill="FFFFFF"/>
        </w:rPr>
        <w:t>：</w:t>
      </w:r>
    </w:p>
    <w:p>
      <w:pPr>
        <w:numPr>
          <w:ilvl w:val="0"/>
          <w:numId w:val="2"/>
        </w:numPr>
        <w:tabs>
          <w:tab w:val="left" w:pos="420"/>
        </w:tabs>
        <w:spacing w:before="156" w:after="156"/>
        <w:rPr>
          <w:rFonts w:ascii="宋体" w:hAnsi="宋体" w:cs="宋体"/>
          <w:color w:val="auto"/>
          <w:kern w:val="0"/>
          <w:szCs w:val="21"/>
          <w:highlight w:val="none"/>
        </w:rPr>
      </w:pPr>
      <w:r>
        <w:rPr>
          <w:rFonts w:hint="eastAsia" w:ascii="宋体" w:hAnsi="宋体" w:cs="宋体"/>
          <w:color w:val="auto"/>
          <w:kern w:val="0"/>
          <w:szCs w:val="21"/>
          <w:highlight w:val="none"/>
        </w:rPr>
        <w:t>Web ——HTTP、 HTTPS</w:t>
      </w:r>
    </w:p>
    <w:p>
      <w:pPr>
        <w:numPr>
          <w:ilvl w:val="0"/>
          <w:numId w:val="2"/>
        </w:numPr>
        <w:tabs>
          <w:tab w:val="left" w:pos="420"/>
        </w:tabs>
        <w:spacing w:before="156" w:after="156"/>
        <w:rPr>
          <w:rFonts w:ascii="宋体" w:hAnsi="宋体" w:cs="宋体"/>
          <w:color w:val="auto"/>
          <w:kern w:val="0"/>
          <w:szCs w:val="21"/>
          <w:highlight w:val="none"/>
        </w:rPr>
      </w:pPr>
      <w:r>
        <w:rPr>
          <w:rFonts w:hint="eastAsia" w:ascii="宋体" w:hAnsi="宋体" w:cs="宋体"/>
          <w:color w:val="auto"/>
          <w:kern w:val="0"/>
          <w:szCs w:val="21"/>
          <w:highlight w:val="none"/>
        </w:rPr>
        <w:t>SOAP</w:t>
      </w:r>
    </w:p>
    <w:p>
      <w:pPr>
        <w:numPr>
          <w:ilvl w:val="0"/>
          <w:numId w:val="2"/>
        </w:numPr>
        <w:tabs>
          <w:tab w:val="left" w:pos="420"/>
        </w:tabs>
        <w:spacing w:before="156" w:after="156"/>
        <w:rPr>
          <w:rFonts w:ascii="宋体" w:hAnsi="宋体" w:cs="宋体"/>
          <w:color w:val="auto"/>
          <w:kern w:val="0"/>
          <w:szCs w:val="21"/>
          <w:highlight w:val="none"/>
        </w:rPr>
      </w:pPr>
      <w:r>
        <w:rPr>
          <w:rFonts w:hint="eastAsia" w:ascii="宋体" w:hAnsi="宋体" w:cs="宋体"/>
          <w:color w:val="auto"/>
          <w:kern w:val="0"/>
          <w:szCs w:val="21"/>
          <w:highlight w:val="none"/>
        </w:rPr>
        <w:t>FTP</w:t>
      </w:r>
    </w:p>
    <w:p>
      <w:pPr>
        <w:numPr>
          <w:ilvl w:val="0"/>
          <w:numId w:val="2"/>
        </w:numPr>
        <w:tabs>
          <w:tab w:val="left" w:pos="420"/>
        </w:tabs>
        <w:spacing w:before="156" w:after="156"/>
        <w:rPr>
          <w:rFonts w:ascii="宋体" w:hAnsi="宋体" w:cs="宋体"/>
          <w:color w:val="auto"/>
          <w:kern w:val="0"/>
          <w:szCs w:val="21"/>
          <w:highlight w:val="none"/>
        </w:rPr>
      </w:pPr>
      <w:r>
        <w:rPr>
          <w:rFonts w:hint="eastAsia" w:ascii="宋体" w:hAnsi="宋体" w:cs="宋体"/>
          <w:color w:val="auto"/>
          <w:kern w:val="0"/>
          <w:szCs w:val="21"/>
          <w:highlight w:val="none"/>
        </w:rPr>
        <w:t>JDBC</w:t>
      </w:r>
    </w:p>
    <w:p>
      <w:pPr>
        <w:numPr>
          <w:ilvl w:val="0"/>
          <w:numId w:val="2"/>
        </w:numPr>
        <w:tabs>
          <w:tab w:val="left" w:pos="420"/>
        </w:tabs>
        <w:spacing w:before="156" w:after="156"/>
        <w:rPr>
          <w:rFonts w:ascii="宋体" w:hAnsi="宋体" w:cs="宋体"/>
          <w:color w:val="auto"/>
          <w:kern w:val="0"/>
          <w:szCs w:val="21"/>
          <w:highlight w:val="none"/>
        </w:rPr>
      </w:pPr>
      <w:r>
        <w:rPr>
          <w:rFonts w:hint="eastAsia" w:ascii="宋体" w:hAnsi="宋体" w:cs="宋体"/>
          <w:color w:val="auto"/>
          <w:kern w:val="0"/>
          <w:szCs w:val="21"/>
          <w:highlight w:val="none"/>
        </w:rPr>
        <w:t>LDAP</w:t>
      </w:r>
    </w:p>
    <w:p>
      <w:pPr>
        <w:numPr>
          <w:ilvl w:val="0"/>
          <w:numId w:val="2"/>
        </w:numPr>
        <w:tabs>
          <w:tab w:val="left" w:pos="420"/>
        </w:tabs>
        <w:spacing w:before="156" w:after="156"/>
        <w:rPr>
          <w:rFonts w:ascii="宋体" w:hAnsi="宋体" w:cs="宋体"/>
          <w:color w:val="auto"/>
          <w:kern w:val="0"/>
          <w:szCs w:val="21"/>
          <w:highlight w:val="none"/>
        </w:rPr>
      </w:pPr>
      <w:r>
        <w:rPr>
          <w:rFonts w:hint="eastAsia" w:ascii="宋体" w:hAnsi="宋体" w:cs="宋体"/>
          <w:color w:val="auto"/>
          <w:kern w:val="0"/>
          <w:szCs w:val="21"/>
          <w:highlight w:val="none"/>
        </w:rPr>
        <w:t>面向消息的中间件（通过JMS）</w:t>
      </w:r>
    </w:p>
    <w:p>
      <w:pPr>
        <w:numPr>
          <w:ilvl w:val="0"/>
          <w:numId w:val="2"/>
        </w:numPr>
        <w:tabs>
          <w:tab w:val="left" w:pos="420"/>
        </w:tabs>
        <w:spacing w:before="156" w:after="156"/>
        <w:rPr>
          <w:rFonts w:ascii="宋体" w:hAnsi="宋体" w:cs="宋体"/>
          <w:color w:val="auto"/>
          <w:kern w:val="0"/>
          <w:szCs w:val="21"/>
          <w:highlight w:val="none"/>
        </w:rPr>
      </w:pPr>
      <w:r>
        <w:rPr>
          <w:rFonts w:hint="eastAsia" w:ascii="宋体" w:hAnsi="宋体" w:cs="宋体"/>
          <w:color w:val="auto"/>
          <w:kern w:val="0"/>
          <w:szCs w:val="21"/>
          <w:highlight w:val="none"/>
        </w:rPr>
        <w:t>邮件—— SMTP(S)、 POP3(S) 、IMAP(S)</w:t>
      </w:r>
    </w:p>
    <w:p>
      <w:pPr>
        <w:numPr>
          <w:ilvl w:val="0"/>
          <w:numId w:val="2"/>
        </w:numPr>
        <w:tabs>
          <w:tab w:val="left" w:pos="420"/>
        </w:tabs>
        <w:spacing w:before="156" w:after="156"/>
        <w:rPr>
          <w:rFonts w:ascii="宋体" w:hAnsi="宋体" w:cs="宋体"/>
          <w:color w:val="auto"/>
          <w:kern w:val="0"/>
          <w:szCs w:val="21"/>
          <w:highlight w:val="none"/>
        </w:rPr>
      </w:pPr>
      <w:r>
        <w:rPr>
          <w:rFonts w:hint="eastAsia" w:ascii="宋体" w:hAnsi="宋体" w:cs="宋体"/>
          <w:color w:val="auto"/>
          <w:kern w:val="0"/>
          <w:szCs w:val="21"/>
          <w:highlight w:val="none"/>
        </w:rPr>
        <w:t>MongoDB (NoSQL)</w:t>
      </w:r>
    </w:p>
    <w:p>
      <w:pPr>
        <w:numPr>
          <w:ilvl w:val="0"/>
          <w:numId w:val="2"/>
        </w:numPr>
        <w:tabs>
          <w:tab w:val="left" w:pos="420"/>
        </w:tabs>
        <w:spacing w:before="156" w:after="156"/>
        <w:rPr>
          <w:rFonts w:ascii="宋体" w:hAnsi="宋体" w:cs="宋体"/>
          <w:color w:val="auto"/>
          <w:kern w:val="0"/>
          <w:szCs w:val="21"/>
          <w:highlight w:val="none"/>
        </w:rPr>
      </w:pPr>
      <w:r>
        <w:rPr>
          <w:rFonts w:hint="eastAsia" w:ascii="宋体" w:hAnsi="宋体" w:cs="宋体"/>
          <w:color w:val="auto"/>
          <w:kern w:val="0"/>
          <w:szCs w:val="21"/>
          <w:highlight w:val="none"/>
        </w:rPr>
        <w:t>TCP</w:t>
      </w:r>
    </w:p>
    <w:p>
      <w:pPr>
        <w:numPr>
          <w:ilvl w:val="0"/>
          <w:numId w:val="2"/>
        </w:numPr>
        <w:tabs>
          <w:tab w:val="left" w:pos="420"/>
        </w:tabs>
        <w:spacing w:before="156" w:after="156"/>
        <w:rPr>
          <w:rFonts w:ascii="宋体" w:hAnsi="宋体" w:cs="宋体"/>
          <w:color w:val="auto"/>
          <w:kern w:val="0"/>
          <w:szCs w:val="21"/>
          <w:highlight w:val="none"/>
        </w:rPr>
      </w:pPr>
      <w:r>
        <w:rPr>
          <w:rFonts w:hint="eastAsia" w:ascii="宋体" w:hAnsi="宋体" w:cs="宋体"/>
          <w:color w:val="auto"/>
          <w:kern w:val="0"/>
          <w:szCs w:val="21"/>
          <w:highlight w:val="none"/>
        </w:rPr>
        <w:t>原生命令或者Shell脚本</w:t>
      </w:r>
    </w:p>
    <w:p>
      <w:pPr>
        <w:pStyle w:val="2"/>
        <w:rPr>
          <w:color w:val="auto"/>
          <w:highlight w:val="none"/>
        </w:rPr>
      </w:pPr>
      <w:bookmarkStart w:id="5" w:name="_Toc23577"/>
      <w:r>
        <w:rPr>
          <w:rFonts w:hint="eastAsia"/>
          <w:color w:val="auto"/>
          <w:highlight w:val="none"/>
        </w:rPr>
        <w:t>JMeter的安装与使用</w:t>
      </w:r>
      <w:bookmarkEnd w:id="5"/>
    </w:p>
    <w:p>
      <w:pPr>
        <w:pStyle w:val="16"/>
        <w:spacing w:before="156" w:after="156"/>
        <w:ind w:firstLine="420"/>
        <w:rPr>
          <w:color w:val="auto"/>
          <w:highlight w:val="none"/>
          <w:shd w:val="clear" w:color="auto" w:fill="FFFFFF"/>
        </w:rPr>
      </w:pPr>
      <w:r>
        <w:rPr>
          <w:rFonts w:hint="eastAsia"/>
          <w:color w:val="auto"/>
          <w:highlight w:val="none"/>
          <w:shd w:val="clear" w:color="auto" w:fill="FFFFFF"/>
        </w:rPr>
        <w:t>JMeter的当时最新版本——2.11版，所以书中所有有关JMeter的使用说明以及截图均基于2.11版。下面先讲解如何安装</w:t>
      </w:r>
      <w:r>
        <w:rPr>
          <w:color w:val="auto"/>
          <w:sz w:val="20"/>
          <w:highlight w:val="none"/>
          <w:shd w:val="clear" w:color="auto" w:fill="FFFFFF"/>
        </w:rPr>
        <w:t>A</w:t>
      </w:r>
      <w:r>
        <w:rPr>
          <w:color w:val="auto"/>
          <w:highlight w:val="none"/>
          <w:shd w:val="clear" w:color="auto" w:fill="FFFFFF"/>
        </w:rPr>
        <w:t xml:space="preserve">pache </w:t>
      </w:r>
      <w:r>
        <w:rPr>
          <w:rFonts w:hint="eastAsia"/>
          <w:color w:val="auto"/>
          <w:highlight w:val="none"/>
          <w:shd w:val="clear" w:color="auto" w:fill="FFFFFF"/>
        </w:rPr>
        <w:t>JMeter。</w:t>
      </w:r>
    </w:p>
    <w:p>
      <w:pPr>
        <w:pStyle w:val="3"/>
        <w:rPr>
          <w:color w:val="auto"/>
          <w:highlight w:val="none"/>
          <w:shd w:val="clear" w:color="auto" w:fill="FFFFFF"/>
        </w:rPr>
      </w:pPr>
      <w:bookmarkStart w:id="6" w:name="_Toc24912"/>
      <w:r>
        <w:rPr>
          <w:rFonts w:hint="eastAsia" w:ascii="黑体" w:hAnsi="黑体" w:cs="黑体"/>
          <w:bCs/>
          <w:color w:val="auto"/>
          <w:szCs w:val="21"/>
          <w:highlight w:val="none"/>
          <w:shd w:val="clear" w:color="auto" w:fill="FFFFFF"/>
        </w:rPr>
        <w:t>安装</w:t>
      </w:r>
      <w:bookmarkEnd w:id="6"/>
    </w:p>
    <w:p>
      <w:pPr>
        <w:pStyle w:val="16"/>
        <w:numPr>
          <w:ilvl w:val="0"/>
          <w:numId w:val="3"/>
        </w:numPr>
        <w:spacing w:before="156" w:after="156"/>
        <w:rPr>
          <w:color w:val="auto"/>
          <w:highlight w:val="none"/>
        </w:rPr>
      </w:pPr>
      <w:r>
        <w:rPr>
          <w:rFonts w:hint="eastAsia" w:hAnsi="宋体"/>
          <w:color w:val="auto"/>
          <w:highlight w:val="none"/>
          <w:shd w:val="clear" w:color="auto" w:fill="FFFFFF"/>
        </w:rPr>
        <w:t>下载：JMeter的下载地址为</w:t>
      </w:r>
      <w:r>
        <w:rPr>
          <w:rFonts w:hint="eastAsia"/>
          <w:color w:val="auto"/>
          <w:highlight w:val="none"/>
        </w:rPr>
        <w:t>http://jmeter.apache.org/，下载最新版本到本地电脑，直接解压即可。</w:t>
      </w:r>
    </w:p>
    <w:p>
      <w:pPr>
        <w:pStyle w:val="16"/>
        <w:numPr>
          <w:ilvl w:val="0"/>
          <w:numId w:val="3"/>
        </w:numPr>
        <w:spacing w:before="156" w:after="156"/>
        <w:rPr>
          <w:color w:val="auto"/>
          <w:highlight w:val="none"/>
        </w:rPr>
      </w:pPr>
      <w:r>
        <w:rPr>
          <w:rFonts w:hint="eastAsia"/>
          <w:color w:val="auto"/>
          <w:highlight w:val="none"/>
        </w:rPr>
        <w:t>安装JDK支持：由于JMeter是基于Java桌面应用程序，所以在使用JMeter之前必须确保本机装有JDK</w:t>
      </w:r>
      <w:r>
        <w:rPr>
          <w:rStyle w:val="34"/>
          <w:color w:val="auto"/>
          <w:highlight w:val="none"/>
        </w:rPr>
        <w:footnoteReference w:id="1"/>
      </w:r>
      <w:r>
        <w:rPr>
          <w:rFonts w:hint="eastAsia"/>
          <w:color w:val="auto"/>
          <w:highlight w:val="none"/>
        </w:rPr>
        <w:t>，并配置好JDK的环境变量。</w:t>
      </w:r>
    </w:p>
    <w:p>
      <w:pPr>
        <w:pStyle w:val="16"/>
        <w:spacing w:before="156" w:after="156"/>
        <w:ind w:firstLine="420"/>
        <w:rPr>
          <w:color w:val="auto"/>
          <w:highlight w:val="none"/>
        </w:rPr>
      </w:pPr>
      <w:r>
        <w:rPr>
          <w:rFonts w:hint="eastAsia"/>
          <w:color w:val="auto"/>
          <w:highlight w:val="none"/>
        </w:rPr>
        <w:t>装好JDK1.6以上版本后，在JMeter的bin路径下找到JMeter.bat（适用于Windows）</w:t>
      </w:r>
      <w:r>
        <w:rPr>
          <w:rStyle w:val="34"/>
          <w:color w:val="auto"/>
          <w:highlight w:val="none"/>
        </w:rPr>
        <w:footnoteReference w:id="2"/>
      </w:r>
      <w:r>
        <w:rPr>
          <w:rFonts w:hint="eastAsia"/>
          <w:color w:val="auto"/>
          <w:highlight w:val="none"/>
        </w:rPr>
        <w:t>，双击即可启动JMeter</w:t>
      </w:r>
      <w:r>
        <w:rPr>
          <w:rStyle w:val="34"/>
          <w:color w:val="auto"/>
          <w:highlight w:val="none"/>
        </w:rPr>
        <w:footnoteReference w:id="3"/>
      </w:r>
      <w:r>
        <w:rPr>
          <w:rFonts w:hint="eastAsia"/>
          <w:color w:val="auto"/>
          <w:highlight w:val="none"/>
        </w:rPr>
        <w:t>，启动后界面如图5-2所示。</w:t>
      </w:r>
    </w:p>
    <w:p>
      <w:pPr>
        <w:pStyle w:val="3"/>
        <w:rPr>
          <w:color w:val="auto"/>
          <w:highlight w:val="none"/>
        </w:rPr>
      </w:pPr>
      <w:bookmarkStart w:id="7" w:name="_Toc1161"/>
      <w:r>
        <w:rPr>
          <w:rFonts w:hint="eastAsia"/>
          <w:color w:val="auto"/>
          <w:highlight w:val="none"/>
          <w:shd w:val="clear" w:color="auto" w:fill="FFFFFF"/>
        </w:rPr>
        <w:t>主要功能模块（组件）</w:t>
      </w:r>
      <w:bookmarkEnd w:id="7"/>
    </w:p>
    <w:p>
      <w:pPr>
        <w:widowControl/>
        <w:spacing w:before="156" w:after="156"/>
        <w:ind w:left="420" w:firstLine="420"/>
        <w:jc w:val="left"/>
        <w:rPr>
          <w:bCs/>
          <w:color w:val="auto"/>
          <w:highlight w:val="none"/>
        </w:rPr>
      </w:pPr>
      <w:r>
        <w:rPr>
          <w:bCs/>
          <w:color w:val="auto"/>
          <w:highlight w:val="none"/>
        </w:rPr>
        <w:t>JMeter</w:t>
      </w:r>
      <w:r>
        <w:rPr>
          <w:rFonts w:hint="eastAsia"/>
          <w:bCs/>
          <w:color w:val="auto"/>
          <w:highlight w:val="none"/>
        </w:rPr>
        <w:t>构成分为以下几个部分：已经添加 的Jmeter的组件可以进行启用和禁用；</w:t>
      </w:r>
    </w:p>
    <w:p>
      <w:pPr>
        <w:pStyle w:val="4"/>
        <w:rPr>
          <w:color w:val="auto"/>
          <w:highlight w:val="none"/>
        </w:rPr>
      </w:pPr>
      <w:bookmarkStart w:id="8" w:name="_Toc17266"/>
      <w:r>
        <w:rPr>
          <w:rFonts w:hint="eastAsia"/>
          <w:color w:val="auto"/>
          <w:highlight w:val="none"/>
        </w:rPr>
        <w:t>测试计划（</w:t>
      </w:r>
      <w:r>
        <w:rPr>
          <w:color w:val="auto"/>
          <w:highlight w:val="none"/>
        </w:rPr>
        <w:t>Test Plan</w:t>
      </w:r>
      <w:r>
        <w:rPr>
          <w:rFonts w:hint="eastAsia"/>
          <w:color w:val="auto"/>
          <w:highlight w:val="none"/>
        </w:rPr>
        <w:t>）---相当于场景设计（单、多）</w:t>
      </w:r>
      <w:bookmarkEnd w:id="8"/>
    </w:p>
    <w:p>
      <w:pPr>
        <w:pStyle w:val="25"/>
        <w:spacing w:before="156" w:after="156"/>
        <w:rPr>
          <w:rFonts w:ascii="Times New Roman" w:hAnsi="DFKai-SB" w:cs="Times New Roman"/>
          <w:color w:val="auto"/>
          <w:highlight w:val="none"/>
        </w:rPr>
      </w:pPr>
      <w:r>
        <w:rPr>
          <w:rFonts w:ascii="Times New Roman" w:hAnsi="DFKai-SB" w:eastAsia="DFKai-SB" w:cs="Times New Roman"/>
          <w:color w:val="auto"/>
          <w:highlight w:val="none"/>
        </w:rPr>
        <w:t>测试计划是使用</w:t>
      </w:r>
      <w:r>
        <w:rPr>
          <w:rFonts w:ascii="Times New Roman" w:hAnsi="Times New Roman" w:eastAsia="DFKai-SB" w:cs="Times New Roman"/>
          <w:color w:val="auto"/>
          <w:highlight w:val="none"/>
        </w:rPr>
        <w:t xml:space="preserve"> JMeter </w:t>
      </w:r>
      <w:r>
        <w:rPr>
          <w:rFonts w:ascii="Times New Roman" w:hAnsi="DFKai-SB" w:eastAsia="DFKai-SB" w:cs="Times New Roman"/>
          <w:color w:val="auto"/>
          <w:highlight w:val="none"/>
        </w:rPr>
        <w:t>进行测试的起点，它是其它</w:t>
      </w:r>
      <w:r>
        <w:rPr>
          <w:rFonts w:ascii="Times New Roman" w:hAnsi="Times New Roman" w:eastAsia="DFKai-SB" w:cs="Times New Roman"/>
          <w:color w:val="auto"/>
          <w:highlight w:val="none"/>
        </w:rPr>
        <w:t xml:space="preserve"> JMeter </w:t>
      </w:r>
      <w:r>
        <w:rPr>
          <w:rFonts w:ascii="Times New Roman" w:hAnsi="DFKai-SB" w:eastAsia="DFKai-SB" w:cs="Times New Roman"/>
          <w:color w:val="auto"/>
          <w:highlight w:val="none"/>
        </w:rPr>
        <w:t>测试元件的容器。</w:t>
      </w:r>
    </w:p>
    <w:p>
      <w:pPr>
        <w:pStyle w:val="25"/>
        <w:spacing w:before="156" w:after="156"/>
        <w:rPr>
          <w:color w:val="auto"/>
          <w:highlight w:val="none"/>
        </w:rPr>
      </w:pPr>
      <w:r>
        <w:rPr>
          <w:color w:val="auto"/>
          <w:highlight w:val="none"/>
        </w:rPr>
        <w:drawing>
          <wp:inline distT="0" distB="0" distL="114300" distR="114300">
            <wp:extent cx="5486400" cy="3295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486400" cy="3295650"/>
                    </a:xfrm>
                    <a:prstGeom prst="rect">
                      <a:avLst/>
                    </a:prstGeom>
                    <a:noFill/>
                    <a:ln w="9525">
                      <a:noFill/>
                      <a:miter/>
                    </a:ln>
                  </pic:spPr>
                </pic:pic>
              </a:graphicData>
            </a:graphic>
          </wp:inline>
        </w:drawing>
      </w:r>
    </w:p>
    <w:p>
      <w:pPr>
        <w:pStyle w:val="25"/>
        <w:spacing w:before="156" w:after="156"/>
        <w:rPr>
          <w:color w:val="auto"/>
          <w:highlight w:val="none"/>
        </w:rPr>
      </w:pPr>
    </w:p>
    <w:p>
      <w:pPr>
        <w:pStyle w:val="16"/>
        <w:spacing w:before="156" w:after="156"/>
        <w:ind w:firstLine="420"/>
        <w:rPr>
          <w:color w:val="auto"/>
          <w:highlight w:val="none"/>
        </w:rPr>
      </w:pPr>
      <w:r>
        <w:rPr>
          <w:color w:val="auto"/>
          <w:highlight w:val="none"/>
        </w:rPr>
        <w:t>JMeter</w:t>
      </w:r>
      <w:r>
        <w:rPr>
          <w:rFonts w:hint="eastAsia"/>
          <w:color w:val="auto"/>
          <w:highlight w:val="none"/>
        </w:rPr>
        <w:t>测试计划的一些参数说明：</w:t>
      </w:r>
    </w:p>
    <w:p>
      <w:pPr>
        <w:pStyle w:val="16"/>
        <w:spacing w:before="156" w:after="156"/>
        <w:ind w:firstLine="420"/>
        <w:rPr>
          <w:color w:val="auto"/>
          <w:kern w:val="0"/>
          <w:highlight w:val="none"/>
        </w:rPr>
      </w:pPr>
      <w:r>
        <w:rPr>
          <w:rFonts w:hint="eastAsia"/>
          <w:color w:val="auto"/>
          <w:kern w:val="0"/>
          <w:highlight w:val="none"/>
        </w:rPr>
        <w:t>（1）</w:t>
      </w:r>
      <w:r>
        <w:rPr>
          <w:rFonts w:hint="eastAsia"/>
          <w:color w:val="auto"/>
          <w:kern w:val="0"/>
          <w:highlight w:val="none"/>
        </w:rPr>
        <w:t>名称</w:t>
      </w:r>
      <w:r>
        <w:rPr>
          <w:rFonts w:hint="eastAsia"/>
          <w:color w:val="auto"/>
          <w:kern w:val="0"/>
          <w:highlight w:val="none"/>
        </w:rPr>
        <w:t>：你可以为你的测试计划取一个有意义的名字。 </w:t>
      </w:r>
    </w:p>
    <w:p>
      <w:pPr>
        <w:pStyle w:val="16"/>
        <w:spacing w:before="156" w:after="156"/>
        <w:ind w:firstLine="420"/>
        <w:rPr>
          <w:color w:val="auto"/>
          <w:kern w:val="0"/>
          <w:highlight w:val="none"/>
        </w:rPr>
      </w:pPr>
      <w:r>
        <w:rPr>
          <w:rFonts w:hint="eastAsia"/>
          <w:color w:val="auto"/>
          <w:kern w:val="0"/>
          <w:highlight w:val="none"/>
        </w:rPr>
        <w:t>（2）注释：对测试计划的注释。</w:t>
      </w:r>
    </w:p>
    <w:p>
      <w:pPr>
        <w:pStyle w:val="16"/>
        <w:spacing w:before="156" w:after="156"/>
        <w:ind w:firstLine="420"/>
        <w:rPr>
          <w:color w:val="auto"/>
          <w:kern w:val="0"/>
          <w:highlight w:val="none"/>
        </w:rPr>
      </w:pPr>
      <w:r>
        <w:rPr>
          <w:rFonts w:hint="eastAsia"/>
          <w:color w:val="auto"/>
          <w:kern w:val="0"/>
          <w:highlight w:val="none"/>
        </w:rPr>
        <w:t>（3）用户定义的变量：用户可以自己定义变量，在用到此变量的时候直接用${ 变量名}引用即可。例如：变量名＝url ，值＝http://www.baidu.com，在需要http://www.baidu.com时直接用${url}即可，这里的变量相当于一个全局变量，作用于整个测试计划。</w:t>
      </w:r>
    </w:p>
    <w:p>
      <w:pPr>
        <w:pStyle w:val="16"/>
        <w:spacing w:before="156" w:after="156"/>
        <w:ind w:firstLine="420"/>
        <w:rPr>
          <w:color w:val="auto"/>
          <w:kern w:val="0"/>
          <w:highlight w:val="none"/>
        </w:rPr>
      </w:pPr>
      <w:r>
        <w:rPr>
          <w:rFonts w:hint="eastAsia"/>
          <w:color w:val="auto"/>
          <w:kern w:val="0"/>
          <w:highlight w:val="none"/>
        </w:rPr>
        <w:t>（4）独立运行每个线程组：勾选以后所有的线程组都是顺序执行的了。一般不勾选，让所有的线程组并发启动。</w:t>
      </w:r>
    </w:p>
    <w:p>
      <w:pPr>
        <w:pStyle w:val="16"/>
        <w:spacing w:before="156" w:after="156"/>
        <w:ind w:firstLine="420"/>
        <w:rPr>
          <w:color w:val="auto"/>
          <w:kern w:val="0"/>
          <w:highlight w:val="none"/>
        </w:rPr>
      </w:pPr>
      <w:r>
        <w:rPr>
          <w:rFonts w:hint="eastAsia"/>
          <w:color w:val="auto"/>
          <w:kern w:val="0"/>
          <w:highlight w:val="none"/>
        </w:rPr>
        <w:t>（5）Run tearDown Thread Group after shutdown of main threads：当结束线程运行后停止主线程。</w:t>
      </w:r>
    </w:p>
    <w:p>
      <w:pPr>
        <w:pStyle w:val="16"/>
        <w:spacing w:before="156" w:after="156"/>
        <w:ind w:firstLine="420"/>
        <w:rPr>
          <w:color w:val="auto"/>
          <w:kern w:val="0"/>
          <w:highlight w:val="none"/>
        </w:rPr>
      </w:pPr>
      <w:r>
        <w:rPr>
          <w:rFonts w:hint="eastAsia"/>
          <w:color w:val="auto"/>
          <w:kern w:val="0"/>
          <w:highlight w:val="none"/>
        </w:rPr>
        <w:t>（6）函数测试模式：勾选后会有详细的请求记录，消耗资源，严重影响客户端性能。一般不勾选。</w:t>
      </w:r>
    </w:p>
    <w:p>
      <w:pPr>
        <w:pStyle w:val="16"/>
        <w:spacing w:before="156" w:after="156"/>
        <w:ind w:firstLine="420"/>
        <w:rPr>
          <w:color w:val="auto"/>
          <w:kern w:val="0"/>
          <w:highlight w:val="none"/>
        </w:rPr>
      </w:pPr>
      <w:r>
        <w:rPr>
          <w:rFonts w:hint="eastAsia"/>
          <w:color w:val="auto"/>
          <w:kern w:val="0"/>
          <w:highlight w:val="none"/>
        </w:rPr>
        <w:t>（7）Add directory or jar to classpath：</w:t>
      </w:r>
      <w:r>
        <w:rPr>
          <w:rFonts w:hint="eastAsia"/>
          <w:color w:val="auto"/>
          <w:kern w:val="0"/>
          <w:highlight w:val="none"/>
        </w:rPr>
        <w:t>向类路径</w:t>
      </w:r>
      <w:ins w:id="0" w:author="计算机" w:date="2016-08-19T14:42:00Z">
        <w:r>
          <w:rPr>
            <w:rFonts w:hint="eastAsia"/>
            <w:color w:val="auto"/>
            <w:kern w:val="0"/>
            <w:highlight w:val="none"/>
          </w:rPr>
          <w:t>（</w:t>
        </w:r>
      </w:ins>
      <w:r>
        <w:rPr>
          <w:rFonts w:hint="eastAsia"/>
          <w:color w:val="auto"/>
          <w:kern w:val="0"/>
          <w:highlight w:val="none"/>
        </w:rPr>
        <w:t>即%JMeterHOME%\lib</w:t>
      </w:r>
      <w:ins w:id="1" w:author="计算机" w:date="2016-08-19T14:42:00Z">
        <w:r>
          <w:rPr>
            <w:rFonts w:hint="eastAsia"/>
            <w:color w:val="auto"/>
            <w:kern w:val="0"/>
            <w:highlight w:val="none"/>
          </w:rPr>
          <w:t>）</w:t>
        </w:r>
      </w:ins>
      <w:r>
        <w:rPr>
          <w:rFonts w:hint="eastAsia"/>
          <w:color w:val="auto"/>
          <w:kern w:val="0"/>
          <w:highlight w:val="none"/>
        </w:rPr>
        <w:t>中添加目录及JAR包。</w:t>
      </w:r>
      <w:r>
        <w:rPr>
          <w:rFonts w:hint="eastAsia"/>
          <w:color w:val="auto"/>
          <w:kern w:val="0"/>
          <w:highlight w:val="none"/>
        </w:rPr>
        <w:t>(添加额外的全局jar包)比如，在使用JDBC请求前需要加载的JDBC驱动包，就可以在此添加，测试Java请求时候需要引用的JAR包也可以在此处直接添加引用。</w:t>
      </w:r>
    </w:p>
    <w:p>
      <w:pPr>
        <w:pStyle w:val="25"/>
        <w:spacing w:before="156" w:after="156"/>
        <w:rPr>
          <w:rFonts w:ascii="Times New Roman" w:hAnsi="Times New Roman" w:cs="Times New Roman"/>
          <w:color w:val="auto"/>
          <w:highlight w:val="none"/>
        </w:rPr>
      </w:pPr>
    </w:p>
    <w:p>
      <w:pPr>
        <w:spacing w:before="156" w:after="156"/>
        <w:ind w:firstLine="420"/>
        <w:rPr>
          <w:color w:val="auto"/>
          <w:highlight w:val="none"/>
        </w:rPr>
      </w:pPr>
    </w:p>
    <w:p>
      <w:pPr>
        <w:widowControl/>
        <w:spacing w:before="156" w:after="156"/>
        <w:ind w:firstLine="420"/>
        <w:jc w:val="left"/>
        <w:rPr>
          <w:rFonts w:ascii="Arial" w:hAnsi="宋体"/>
          <w:color w:val="auto"/>
          <w:sz w:val="18"/>
          <w:highlight w:val="none"/>
          <w:shd w:val="clear" w:color="auto" w:fill="FFFFFF"/>
        </w:rPr>
      </w:pPr>
      <w:r>
        <w:rPr>
          <w:rFonts w:hint="eastAsia"/>
          <w:color w:val="auto"/>
          <w:highlight w:val="none"/>
        </w:rPr>
        <w:t>启动JMeter之后，就默认打开了一个测试计划，测试计划用来</w:t>
      </w:r>
      <w:r>
        <w:rPr>
          <w:color w:val="auto"/>
          <w:highlight w:val="none"/>
        </w:rPr>
        <w:t>描述一个性能测试，包含与本次性能测试所有相关</w:t>
      </w:r>
      <w:r>
        <w:rPr>
          <w:rFonts w:hint="eastAsia"/>
          <w:color w:val="auto"/>
          <w:highlight w:val="none"/>
        </w:rPr>
        <w:t>所有执行步骤以及相关报表。</w:t>
      </w:r>
      <w:r>
        <w:rPr>
          <w:rFonts w:ascii="宋体" w:hAnsi="宋体" w:cs="宋体"/>
          <w:color w:val="auto"/>
          <w:kern w:val="0"/>
          <w:szCs w:val="21"/>
          <w:highlight w:val="none"/>
        </w:rPr>
        <w:t>一个完整的测试计划包含一个或者多个线程组</w:t>
      </w:r>
      <w:r>
        <w:rPr>
          <w:rFonts w:hint="eastAsia" w:ascii="宋体" w:hAnsi="宋体" w:cs="宋体"/>
          <w:color w:val="auto"/>
          <w:kern w:val="0"/>
          <w:szCs w:val="21"/>
          <w:highlight w:val="none"/>
        </w:rPr>
        <w:t>、</w:t>
      </w:r>
      <w:r>
        <w:rPr>
          <w:rFonts w:ascii="宋体" w:hAnsi="宋体" w:cs="宋体"/>
          <w:color w:val="auto"/>
          <w:kern w:val="0"/>
          <w:szCs w:val="21"/>
          <w:highlight w:val="none"/>
        </w:rPr>
        <w:t>逻辑控制</w:t>
      </w:r>
      <w:r>
        <w:rPr>
          <w:rFonts w:hint="eastAsia" w:ascii="宋体" w:hAnsi="宋体" w:cs="宋体"/>
          <w:color w:val="auto"/>
          <w:kern w:val="0"/>
          <w:szCs w:val="21"/>
          <w:highlight w:val="none"/>
        </w:rPr>
        <w:t>、</w:t>
      </w:r>
      <w:r>
        <w:rPr>
          <w:rFonts w:ascii="宋体" w:hAnsi="宋体" w:cs="宋体"/>
          <w:color w:val="auto"/>
          <w:kern w:val="0"/>
          <w:szCs w:val="21"/>
          <w:highlight w:val="none"/>
        </w:rPr>
        <w:t>取样发生控制</w:t>
      </w:r>
      <w:r>
        <w:rPr>
          <w:rFonts w:hint="eastAsia" w:ascii="宋体" w:hAnsi="宋体" w:cs="宋体"/>
          <w:color w:val="auto"/>
          <w:kern w:val="0"/>
          <w:szCs w:val="21"/>
          <w:highlight w:val="none"/>
        </w:rPr>
        <w:t>、</w:t>
      </w:r>
      <w:r>
        <w:rPr>
          <w:rFonts w:ascii="宋体" w:hAnsi="宋体" w:cs="宋体"/>
          <w:color w:val="auto"/>
          <w:kern w:val="0"/>
          <w:szCs w:val="21"/>
          <w:highlight w:val="none"/>
        </w:rPr>
        <w:t>监听器</w:t>
      </w:r>
      <w:r>
        <w:rPr>
          <w:rFonts w:hint="eastAsia" w:ascii="宋体" w:hAnsi="宋体" w:cs="宋体"/>
          <w:color w:val="auto"/>
          <w:kern w:val="0"/>
          <w:szCs w:val="21"/>
          <w:highlight w:val="none"/>
        </w:rPr>
        <w:t>、</w:t>
      </w:r>
      <w:r>
        <w:rPr>
          <w:rFonts w:ascii="宋体" w:hAnsi="宋体" w:cs="宋体"/>
          <w:color w:val="auto"/>
          <w:kern w:val="0"/>
          <w:szCs w:val="21"/>
          <w:highlight w:val="none"/>
        </w:rPr>
        <w:t>定时器</w:t>
      </w:r>
      <w:r>
        <w:rPr>
          <w:rFonts w:hint="eastAsia" w:ascii="宋体" w:hAnsi="宋体" w:cs="宋体"/>
          <w:color w:val="auto"/>
          <w:kern w:val="0"/>
          <w:szCs w:val="21"/>
          <w:highlight w:val="none"/>
        </w:rPr>
        <w:t>、</w:t>
      </w:r>
      <w:r>
        <w:rPr>
          <w:rFonts w:ascii="宋体" w:hAnsi="宋体" w:cs="宋体"/>
          <w:color w:val="auto"/>
          <w:kern w:val="0"/>
          <w:szCs w:val="21"/>
          <w:highlight w:val="none"/>
        </w:rPr>
        <w:t>断言和配置元件。</w:t>
      </w:r>
    </w:p>
    <w:p>
      <w:pPr>
        <w:pStyle w:val="4"/>
        <w:rPr>
          <w:color w:val="auto"/>
          <w:highlight w:val="none"/>
        </w:rPr>
      </w:pPr>
      <w:bookmarkStart w:id="9" w:name="_Toc2409"/>
      <w:r>
        <w:rPr>
          <w:rFonts w:hint="eastAsia"/>
          <w:color w:val="auto"/>
          <w:highlight w:val="none"/>
        </w:rPr>
        <w:t>线程组（threads group）</w:t>
      </w:r>
      <w:bookmarkEnd w:id="9"/>
    </w:p>
    <w:p>
      <w:pPr>
        <w:widowControl/>
        <w:spacing w:before="156" w:after="156"/>
        <w:ind w:firstLine="420"/>
        <w:jc w:val="left"/>
        <w:rPr>
          <w:color w:val="auto"/>
          <w:highlight w:val="none"/>
        </w:rPr>
      </w:pPr>
      <w:r>
        <w:rPr>
          <w:rFonts w:hint="eastAsia"/>
          <w:color w:val="auto"/>
          <w:highlight w:val="none"/>
        </w:rPr>
        <w:t>相当于LoadRunner中的虚拟用户，每个JMeter测试计划的第一步就是添加线程组。在线程组里进行设计要模拟的并发用户量，并发时间或并发次数、线程的启动频率。</w:t>
      </w:r>
    </w:p>
    <w:p>
      <w:pPr>
        <w:widowControl/>
        <w:spacing w:before="156" w:after="156"/>
        <w:ind w:firstLine="420"/>
        <w:jc w:val="left"/>
        <w:rPr>
          <w:color w:val="auto"/>
          <w:highlight w:val="none"/>
        </w:rPr>
      </w:pPr>
      <w:r>
        <w:rPr>
          <w:color w:val="auto"/>
          <w:highlight w:val="none"/>
        </w:rPr>
        <w:drawing>
          <wp:inline distT="0" distB="0" distL="114300" distR="114300">
            <wp:extent cx="5486400" cy="22764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486400" cy="2276475"/>
                    </a:xfrm>
                    <a:prstGeom prst="rect">
                      <a:avLst/>
                    </a:prstGeom>
                    <a:noFill/>
                    <a:ln w="9525">
                      <a:noFill/>
                      <a:miter/>
                    </a:ln>
                  </pic:spPr>
                </pic:pic>
              </a:graphicData>
            </a:graphic>
          </wp:inline>
        </w:drawing>
      </w:r>
    </w:p>
    <w:p>
      <w:pPr>
        <w:spacing w:before="156" w:after="156"/>
        <w:ind w:firstLine="420"/>
        <w:rPr>
          <w:color w:val="auto"/>
          <w:highlight w:val="none"/>
        </w:rPr>
      </w:pPr>
      <w:r>
        <w:rPr>
          <w:rFonts w:hint="eastAsia"/>
          <w:color w:val="auto"/>
          <w:highlight w:val="none"/>
        </w:rPr>
        <w:t>JMeter的线程组分为三类：</w:t>
      </w:r>
    </w:p>
    <w:p>
      <w:pPr>
        <w:numPr>
          <w:ilvl w:val="0"/>
          <w:numId w:val="4"/>
        </w:numPr>
        <w:tabs>
          <w:tab w:val="left" w:pos="420"/>
        </w:tabs>
        <w:spacing w:before="156" w:after="156"/>
        <w:rPr>
          <w:rFonts w:ascii="宋体" w:hAnsi="宋体" w:cs="宋体"/>
          <w:color w:val="auto"/>
          <w:kern w:val="0"/>
          <w:szCs w:val="21"/>
          <w:highlight w:val="none"/>
        </w:rPr>
      </w:pPr>
      <w:r>
        <w:rPr>
          <w:rFonts w:hint="eastAsia" w:ascii="宋体" w:hAnsi="宋体" w:cs="宋体"/>
          <w:color w:val="auto"/>
          <w:kern w:val="0"/>
          <w:szCs w:val="21"/>
          <w:highlight w:val="none"/>
        </w:rPr>
        <w:t>setup thread group：相当于Junit的setup，进行测试前的初始化工作，也就是相当于LoadRunner脚本中init部分。</w:t>
      </w:r>
    </w:p>
    <w:p>
      <w:pPr>
        <w:numPr>
          <w:ilvl w:val="0"/>
          <w:numId w:val="4"/>
        </w:numPr>
        <w:tabs>
          <w:tab w:val="left" w:pos="420"/>
        </w:tabs>
        <w:spacing w:before="156" w:after="156"/>
        <w:rPr>
          <w:rFonts w:ascii="宋体" w:hAnsi="宋体" w:cs="宋体"/>
          <w:color w:val="auto"/>
          <w:kern w:val="0"/>
          <w:szCs w:val="21"/>
          <w:highlight w:val="none"/>
        </w:rPr>
      </w:pPr>
      <w:r>
        <w:rPr>
          <w:rFonts w:hint="eastAsia" w:ascii="宋体" w:hAnsi="宋体" w:cs="宋体"/>
          <w:color w:val="auto"/>
          <w:kern w:val="0"/>
          <w:szCs w:val="21"/>
          <w:highlight w:val="none"/>
        </w:rPr>
        <w:t>teardown thread group：相当于Junit的teardown，进行测试结束后的垃圾回收等清理工作，也就是相当于LoadRunner脚本中的end部分。</w:t>
      </w:r>
    </w:p>
    <w:p>
      <w:pPr>
        <w:numPr>
          <w:ilvl w:val="0"/>
          <w:numId w:val="4"/>
        </w:numPr>
        <w:tabs>
          <w:tab w:val="left" w:pos="420"/>
        </w:tabs>
        <w:spacing w:before="156" w:after="156"/>
        <w:rPr>
          <w:rFonts w:ascii="宋体" w:hAnsi="宋体" w:cs="宋体"/>
          <w:color w:val="auto"/>
          <w:kern w:val="0"/>
          <w:szCs w:val="21"/>
          <w:highlight w:val="none"/>
        </w:rPr>
      </w:pPr>
      <w:r>
        <w:rPr>
          <w:rFonts w:hint="eastAsia" w:ascii="宋体" w:hAnsi="宋体" w:cs="宋体"/>
          <w:color w:val="auto"/>
          <w:kern w:val="0"/>
          <w:szCs w:val="21"/>
          <w:highlight w:val="none"/>
        </w:rPr>
        <w:t>thread group（线程组）：我们最常用的就是线程组，相当于LoadRunner里的Action。一个线程组就是相当于一个LoadRunner中的虚拟用户，</w:t>
      </w:r>
      <w:r>
        <w:rPr>
          <w:rFonts w:hint="eastAsia" w:ascii="宋体" w:hAnsi="宋体" w:cs="宋体"/>
          <w:color w:val="auto"/>
          <w:kern w:val="0"/>
          <w:szCs w:val="21"/>
          <w:highlight w:val="none"/>
        </w:rPr>
        <w:t>这些线程在脚本运行后无法变动</w:t>
      </w:r>
      <w:r>
        <w:rPr>
          <w:rFonts w:hint="eastAsia" w:ascii="宋体" w:hAnsi="宋体" w:cs="宋体"/>
          <w:color w:val="auto"/>
          <w:kern w:val="0"/>
          <w:szCs w:val="21"/>
          <w:highlight w:val="none"/>
        </w:rPr>
        <w:t>，不像LoadRunner一样，可以在执行过程中进行人为干预。</w:t>
      </w:r>
    </w:p>
    <w:p>
      <w:pPr>
        <w:pStyle w:val="16"/>
        <w:spacing w:before="156" w:after="156"/>
        <w:ind w:firstLine="420"/>
        <w:rPr>
          <w:color w:val="auto"/>
          <w:highlight w:val="none"/>
        </w:rPr>
      </w:pPr>
      <w:r>
        <w:rPr>
          <w:rFonts w:hint="eastAsia"/>
          <w:color w:val="auto"/>
          <w:highlight w:val="none"/>
        </w:rPr>
        <w:t>下面为JMeter线程组元素的使用说明：</w:t>
      </w:r>
    </w:p>
    <w:p>
      <w:pPr>
        <w:pStyle w:val="16"/>
        <w:spacing w:before="156" w:after="156"/>
        <w:ind w:firstLine="420"/>
        <w:rPr>
          <w:color w:val="auto"/>
          <w:highlight w:val="none"/>
        </w:rPr>
      </w:pPr>
      <w:r>
        <w:rPr>
          <w:rFonts w:hint="eastAsia"/>
          <w:color w:val="auto"/>
          <w:highlight w:val="none"/>
        </w:rPr>
        <w:t>（1）名称：线程组的名称。</w:t>
      </w:r>
    </w:p>
    <w:p>
      <w:pPr>
        <w:pStyle w:val="16"/>
        <w:spacing w:before="156" w:after="156"/>
        <w:ind w:firstLine="420"/>
        <w:rPr>
          <w:color w:val="auto"/>
          <w:highlight w:val="none"/>
        </w:rPr>
      </w:pPr>
      <w:r>
        <w:rPr>
          <w:rFonts w:hint="eastAsia"/>
          <w:color w:val="auto"/>
          <w:highlight w:val="none"/>
        </w:rPr>
        <w:t>（2）注释：对于这个线程组的解释。</w:t>
      </w:r>
    </w:p>
    <w:p>
      <w:pPr>
        <w:pStyle w:val="16"/>
        <w:spacing w:before="156" w:after="156"/>
        <w:ind w:firstLine="420"/>
        <w:rPr>
          <w:color w:val="auto"/>
          <w:highlight w:val="none"/>
        </w:rPr>
      </w:pPr>
      <w:r>
        <w:rPr>
          <w:rFonts w:hint="eastAsia"/>
          <w:color w:val="auto"/>
          <w:highlight w:val="none"/>
        </w:rPr>
        <w:t>（3）在取样器错误后要执行的动作：继续、启动下个线程、停止线程、停止测试。</w:t>
      </w:r>
    </w:p>
    <w:p>
      <w:pPr>
        <w:pStyle w:val="16"/>
        <w:spacing w:before="156" w:after="156"/>
        <w:ind w:firstLine="420"/>
        <w:rPr>
          <w:color w:val="auto"/>
          <w:highlight w:val="none"/>
        </w:rPr>
      </w:pPr>
      <w:r>
        <w:rPr>
          <w:rFonts w:hint="eastAsia"/>
          <w:color w:val="auto"/>
          <w:highlight w:val="none"/>
        </w:rPr>
        <w:t>（4）线程属性：包含以下几个选项。</w:t>
      </w:r>
    </w:p>
    <w:p>
      <w:pPr>
        <w:numPr>
          <w:ilvl w:val="0"/>
          <w:numId w:val="5"/>
        </w:numPr>
        <w:tabs>
          <w:tab w:val="left" w:pos="420"/>
        </w:tabs>
        <w:spacing w:before="156" w:after="156"/>
        <w:ind w:left="180" w:leftChars="-100"/>
        <w:rPr>
          <w:rFonts w:ascii="宋体" w:hAnsi="宋体" w:cs="宋体"/>
          <w:color w:val="auto"/>
          <w:kern w:val="0"/>
          <w:szCs w:val="21"/>
          <w:highlight w:val="none"/>
        </w:rPr>
      </w:pPr>
      <w:r>
        <w:rPr>
          <w:rFonts w:hint="eastAsia" w:ascii="宋体" w:hAnsi="宋体" w:cs="宋体"/>
          <w:color w:val="auto"/>
          <w:kern w:val="0"/>
          <w:szCs w:val="21"/>
          <w:highlight w:val="none"/>
        </w:rPr>
        <w:t>线程数：相当于LoadRunner的并发用户数，代表启动多少个线程对应用进行并发，图中是对应用进行200并发。</w:t>
      </w:r>
      <w:r>
        <w:rPr>
          <w:rFonts w:hint="eastAsia" w:ascii="宋体" w:hAnsi="宋体" w:cs="宋体"/>
          <w:color w:val="auto"/>
          <w:kern w:val="0"/>
          <w:szCs w:val="21"/>
          <w:highlight w:val="none"/>
        </w:rPr>
        <w:t>（如果是多台负载机时，这里的数是每台的线程数）</w:t>
      </w:r>
    </w:p>
    <w:p>
      <w:pPr>
        <w:numPr>
          <w:ilvl w:val="0"/>
          <w:numId w:val="5"/>
        </w:numPr>
        <w:tabs>
          <w:tab w:val="left" w:pos="420"/>
        </w:tabs>
        <w:spacing w:before="156" w:after="156"/>
        <w:ind w:left="180" w:leftChars="-100"/>
        <w:rPr>
          <w:rFonts w:ascii="宋体" w:hAnsi="宋体" w:cs="宋体"/>
          <w:color w:val="auto"/>
          <w:kern w:val="0"/>
          <w:szCs w:val="21"/>
          <w:highlight w:val="none"/>
        </w:rPr>
      </w:pPr>
      <w:r>
        <w:rPr>
          <w:rFonts w:hint="eastAsia" w:ascii="宋体" w:hAnsi="宋体" w:cs="宋体"/>
          <w:color w:val="auto"/>
          <w:kern w:val="0"/>
          <w:szCs w:val="21"/>
          <w:highlight w:val="none"/>
        </w:rPr>
        <w:t>Ramp_up Period(in seconds)：线程间的时间间隔（几秒内初始化完成），图中代表200个线程在1秒钟内启动，类似LoadRunner中Vuser的初始化设置。（初始化、加载时间）</w:t>
      </w:r>
    </w:p>
    <w:p>
      <w:pPr>
        <w:numPr>
          <w:ilvl w:val="0"/>
          <w:numId w:val="5"/>
        </w:numPr>
        <w:tabs>
          <w:tab w:val="left" w:pos="420"/>
        </w:tabs>
        <w:spacing w:before="156" w:after="156"/>
        <w:ind w:left="180" w:leftChars="-100"/>
        <w:rPr>
          <w:rFonts w:ascii="宋体" w:hAnsi="宋体" w:cs="宋体"/>
          <w:color w:val="auto"/>
          <w:kern w:val="0"/>
          <w:szCs w:val="21"/>
          <w:highlight w:val="none"/>
        </w:rPr>
      </w:pPr>
      <w:r>
        <w:rPr>
          <w:rFonts w:hint="eastAsia" w:ascii="宋体" w:hAnsi="宋体" w:cs="宋体"/>
          <w:color w:val="auto"/>
          <w:kern w:val="0"/>
          <w:szCs w:val="21"/>
          <w:highlight w:val="none"/>
        </w:rPr>
        <w:t>循环次数：每个请求的重复次数。如果选择后面的永远（默认），那么请求将一直继续；如果不选择永远，而在输入框中输入数字，那么请求将重复指定的次数。比如输入1，就表示请求将执行一次。但如果输入0，请求就不会被执行。 图5-3中表示200个线程对服务器发送请求，每个线程请求1次，一共对服务器产生200个请求。这比LoadRunner中的场景设计要灵活一些，可以直接按照“多少并发×运行次数”，来控制对服务器发送多次请求。</w:t>
      </w:r>
    </w:p>
    <w:p>
      <w:pPr>
        <w:numPr>
          <w:ilvl w:val="0"/>
          <w:numId w:val="5"/>
        </w:numPr>
        <w:tabs>
          <w:tab w:val="left" w:pos="420"/>
        </w:tabs>
        <w:spacing w:before="156" w:after="156"/>
        <w:ind w:left="180" w:leftChars="-100"/>
        <w:rPr>
          <w:rFonts w:ascii="宋体" w:hAnsi="宋体"/>
          <w:color w:val="auto"/>
          <w:szCs w:val="21"/>
          <w:highlight w:val="none"/>
        </w:rPr>
      </w:pPr>
      <w:r>
        <w:rPr>
          <w:rFonts w:hint="eastAsia" w:ascii="宋体" w:hAnsi="宋体" w:cs="宋体"/>
          <w:color w:val="auto"/>
          <w:kern w:val="0"/>
          <w:szCs w:val="21"/>
          <w:highlight w:val="none"/>
        </w:rPr>
        <w:t>Delay Thread creation until needed：延迟创</w:t>
      </w:r>
      <w:r>
        <w:rPr>
          <w:rFonts w:hint="eastAsia" w:ascii="宋体" w:hAnsi="宋体"/>
          <w:color w:val="auto"/>
          <w:szCs w:val="21"/>
          <w:highlight w:val="none"/>
        </w:rPr>
        <w:t>建线程直到需要创建时进行创建。</w:t>
      </w:r>
    </w:p>
    <w:p>
      <w:pPr>
        <w:pStyle w:val="16"/>
        <w:spacing w:before="156" w:after="156"/>
        <w:ind w:firstLine="420"/>
        <w:rPr>
          <w:color w:val="auto"/>
          <w:highlight w:val="none"/>
        </w:rPr>
      </w:pPr>
      <w:r>
        <w:rPr>
          <w:rFonts w:hint="eastAsia"/>
          <w:color w:val="auto"/>
          <w:highlight w:val="none"/>
        </w:rPr>
        <w:tab/>
      </w:r>
      <w:r>
        <w:rPr>
          <w:rFonts w:hint="eastAsia"/>
          <w:color w:val="auto"/>
          <w:highlight w:val="none"/>
        </w:rPr>
        <w:t>（5）调度器：包含以下几个选项。</w:t>
      </w:r>
    </w:p>
    <w:p>
      <w:pPr>
        <w:numPr>
          <w:ilvl w:val="0"/>
          <w:numId w:val="6"/>
        </w:numPr>
        <w:tabs>
          <w:tab w:val="left" w:pos="420"/>
        </w:tabs>
        <w:spacing w:before="156" w:after="156"/>
        <w:ind w:left="660" w:leftChars="100"/>
        <w:rPr>
          <w:rFonts w:ascii="宋体" w:hAnsi="宋体" w:cs="宋体"/>
          <w:color w:val="auto"/>
          <w:kern w:val="0"/>
          <w:szCs w:val="21"/>
          <w:highlight w:val="none"/>
        </w:rPr>
      </w:pPr>
      <w:r>
        <w:rPr>
          <w:rFonts w:hint="eastAsia" w:ascii="宋体" w:hAnsi="宋体" w:cs="宋体"/>
          <w:color w:val="auto"/>
          <w:kern w:val="0"/>
          <w:szCs w:val="21"/>
          <w:highlight w:val="none"/>
        </w:rPr>
        <w:t>启动时间：测试计划什么时候启动，启动延迟会覆盖它；</w:t>
      </w:r>
    </w:p>
    <w:p>
      <w:pPr>
        <w:numPr>
          <w:ilvl w:val="0"/>
          <w:numId w:val="6"/>
        </w:numPr>
        <w:tabs>
          <w:tab w:val="left" w:pos="420"/>
        </w:tabs>
        <w:spacing w:before="156" w:after="156"/>
        <w:ind w:left="180" w:leftChars="-100"/>
        <w:rPr>
          <w:rFonts w:ascii="宋体" w:hAnsi="宋体" w:cs="宋体"/>
          <w:color w:val="auto"/>
          <w:kern w:val="0"/>
          <w:szCs w:val="21"/>
          <w:highlight w:val="none"/>
        </w:rPr>
      </w:pPr>
      <w:r>
        <w:rPr>
          <w:rFonts w:hint="eastAsia" w:ascii="宋体" w:hAnsi="宋体" w:cs="宋体"/>
          <w:color w:val="auto"/>
          <w:kern w:val="0"/>
          <w:szCs w:val="21"/>
          <w:highlight w:val="none"/>
        </w:rPr>
        <w:t>结束时间：测试计划什么时候结束，持续时间会覆盖它；</w:t>
      </w:r>
    </w:p>
    <w:p>
      <w:pPr>
        <w:numPr>
          <w:ilvl w:val="0"/>
          <w:numId w:val="6"/>
        </w:numPr>
        <w:tabs>
          <w:tab w:val="left" w:pos="420"/>
        </w:tabs>
        <w:spacing w:before="156" w:after="156"/>
        <w:ind w:left="180" w:leftChars="-100"/>
        <w:rPr>
          <w:rFonts w:ascii="宋体" w:hAnsi="宋体" w:cs="宋体"/>
          <w:color w:val="auto"/>
          <w:kern w:val="0"/>
          <w:szCs w:val="21"/>
          <w:highlight w:val="none"/>
        </w:rPr>
      </w:pPr>
      <w:r>
        <w:rPr>
          <w:rFonts w:hint="eastAsia" w:ascii="宋体" w:hAnsi="宋体" w:cs="宋体"/>
          <w:color w:val="auto"/>
          <w:kern w:val="0"/>
          <w:szCs w:val="21"/>
          <w:highlight w:val="none"/>
        </w:rPr>
        <w:t>持续时间（秒）：测试计划持续多长时间，会覆盖结束时间；</w:t>
      </w:r>
    </w:p>
    <w:p>
      <w:pPr>
        <w:numPr>
          <w:ilvl w:val="0"/>
          <w:numId w:val="6"/>
        </w:numPr>
        <w:tabs>
          <w:tab w:val="left" w:pos="420"/>
        </w:tabs>
        <w:spacing w:before="156" w:after="156"/>
        <w:ind w:left="180" w:leftChars="-100"/>
        <w:rPr>
          <w:rFonts w:ascii="宋体" w:hAnsi="宋体" w:cs="宋体"/>
          <w:color w:val="auto"/>
          <w:kern w:val="0"/>
          <w:szCs w:val="21"/>
          <w:highlight w:val="none"/>
        </w:rPr>
      </w:pPr>
      <w:r>
        <w:rPr>
          <w:rFonts w:hint="eastAsia" w:ascii="宋体" w:hAnsi="宋体" w:cs="宋体"/>
          <w:color w:val="auto"/>
          <w:kern w:val="0"/>
          <w:szCs w:val="21"/>
          <w:highlight w:val="none"/>
        </w:rPr>
        <w:t>启动延迟（秒）：测试计划延迟多长时间启动，会覆盖启动时间；--优先级高</w:t>
      </w:r>
    </w:p>
    <w:p>
      <w:pPr>
        <w:numPr>
          <w:ilvl w:val="0"/>
          <w:numId w:val="6"/>
        </w:numPr>
        <w:tabs>
          <w:tab w:val="left" w:pos="420"/>
        </w:tabs>
        <w:spacing w:before="156" w:after="156"/>
        <w:ind w:left="180" w:leftChars="-100"/>
        <w:rPr>
          <w:rFonts w:ascii="宋体" w:hAnsi="宋体" w:cs="宋体"/>
          <w:color w:val="auto"/>
          <w:kern w:val="0"/>
          <w:szCs w:val="21"/>
          <w:highlight w:val="none"/>
        </w:rPr>
      </w:pPr>
      <w:r>
        <w:rPr>
          <w:rFonts w:hint="eastAsia" w:ascii="宋体" w:hAnsi="宋体" w:cs="宋体"/>
          <w:color w:val="auto"/>
          <w:kern w:val="0"/>
          <w:szCs w:val="21"/>
          <w:highlight w:val="none"/>
        </w:rPr>
        <w:t>备注：调度器的组合设置，可以控制Jmeeter测试计划什么时间执行、持续执行的时间。</w:t>
      </w:r>
    </w:p>
    <w:p>
      <w:pPr>
        <w:tabs>
          <w:tab w:val="left" w:pos="420"/>
        </w:tabs>
        <w:spacing w:before="156" w:after="156"/>
        <w:rPr>
          <w:rFonts w:ascii="宋体" w:hAnsi="宋体" w:cs="宋体"/>
          <w:color w:val="auto"/>
          <w:kern w:val="0"/>
          <w:szCs w:val="21"/>
          <w:highlight w:val="none"/>
        </w:rPr>
      </w:pPr>
    </w:p>
    <w:p>
      <w:pPr>
        <w:pStyle w:val="4"/>
        <w:rPr>
          <w:color w:val="auto"/>
          <w:highlight w:val="none"/>
        </w:rPr>
      </w:pPr>
      <w:bookmarkStart w:id="10" w:name="_Toc31260"/>
      <w:r>
        <w:rPr>
          <w:rFonts w:hint="eastAsia"/>
          <w:color w:val="auto"/>
          <w:highlight w:val="none"/>
        </w:rPr>
        <w:t>测试片段（</w:t>
      </w:r>
      <w:r>
        <w:rPr>
          <w:color w:val="auto"/>
          <w:highlight w:val="none"/>
        </w:rPr>
        <w:t>Test Fragment</w:t>
      </w:r>
      <w:r>
        <w:rPr>
          <w:rFonts w:hint="eastAsia"/>
          <w:color w:val="auto"/>
          <w:highlight w:val="none"/>
        </w:rPr>
        <w:t>）</w:t>
      </w:r>
      <w:bookmarkEnd w:id="10"/>
    </w:p>
    <w:p>
      <w:pPr>
        <w:widowControl/>
        <w:spacing w:before="156" w:after="156"/>
        <w:ind w:firstLine="420"/>
        <w:jc w:val="left"/>
        <w:rPr>
          <w:color w:val="auto"/>
          <w:highlight w:val="none"/>
        </w:rPr>
      </w:pPr>
      <w:r>
        <w:rPr>
          <w:color w:val="auto"/>
          <w:highlight w:val="none"/>
        </w:rPr>
        <w:t>测试片段元素是控制器上的一个种特殊的线程组，它在测试树上与线程组处于一个层级。它与线程组有所不同，因为它不被执行，除非它是一个模块控制器或者是被控制器所引用时才会被执行。</w:t>
      </w:r>
      <w:r>
        <w:rPr>
          <w:rFonts w:hint="eastAsia"/>
          <w:color w:val="auto"/>
          <w:highlight w:val="none"/>
        </w:rPr>
        <w:t>在2.11版本里，也新增了保存测试片段的功能。（调用才会执行）</w:t>
      </w:r>
    </w:p>
    <w:p>
      <w:pPr>
        <w:pStyle w:val="4"/>
        <w:rPr>
          <w:color w:val="auto"/>
          <w:highlight w:val="none"/>
        </w:rPr>
      </w:pPr>
      <w:bookmarkStart w:id="11" w:name="_Toc16430"/>
      <w:r>
        <w:rPr>
          <w:rFonts w:hint="eastAsia"/>
          <w:color w:val="auto"/>
          <w:highlight w:val="none"/>
        </w:rPr>
        <w:t>取样器（</w:t>
      </w:r>
      <w:r>
        <w:rPr>
          <w:color w:val="auto"/>
          <w:highlight w:val="none"/>
        </w:rPr>
        <w:t>Sampler</w:t>
      </w:r>
      <w:r>
        <w:rPr>
          <w:rFonts w:hint="eastAsia"/>
          <w:color w:val="auto"/>
          <w:highlight w:val="none"/>
        </w:rPr>
        <w:t>）：</w:t>
      </w:r>
      <w:bookmarkEnd w:id="11"/>
    </w:p>
    <w:p>
      <w:pPr>
        <w:widowControl/>
        <w:spacing w:before="156" w:after="156"/>
        <w:ind w:firstLine="420"/>
        <w:jc w:val="left"/>
        <w:rPr>
          <w:color w:val="auto"/>
          <w:highlight w:val="none"/>
        </w:rPr>
      </w:pPr>
      <w:r>
        <w:rPr>
          <w:rFonts w:hint="eastAsia"/>
          <w:color w:val="auto"/>
          <w:highlight w:val="none"/>
        </w:rPr>
        <w:t>是性能测试中</w:t>
      </w:r>
      <w:r>
        <w:rPr>
          <w:rFonts w:hint="eastAsia"/>
          <w:color w:val="auto"/>
          <w:highlight w:val="none"/>
        </w:rPr>
        <w:t>向服务器发送请求并等待响应的最小单元，</w:t>
      </w:r>
      <w:r>
        <w:rPr>
          <w:rFonts w:hint="eastAsia"/>
          <w:color w:val="auto"/>
          <w:highlight w:val="none"/>
        </w:rPr>
        <w:t>每个采样器有不同的属性可以进行设置。目前Jmerter的取样包括如下：</w:t>
      </w:r>
    </w:p>
    <w:p>
      <w:pPr>
        <w:pStyle w:val="5"/>
        <w:rPr>
          <w:color w:val="auto"/>
          <w:highlight w:val="none"/>
        </w:rPr>
      </w:pPr>
      <w:r>
        <w:rPr>
          <w:rFonts w:hint="eastAsia"/>
          <w:color w:val="auto"/>
          <w:highlight w:val="none"/>
        </w:rPr>
        <w:t>HTTP请求</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ascii="Arial" w:hAnsi="Arial" w:cs="Arial"/>
          <w:b w:val="0"/>
          <w:i w:val="0"/>
          <w:caps w:val="0"/>
          <w:color w:val="auto"/>
          <w:spacing w:val="0"/>
          <w:sz w:val="21"/>
          <w:szCs w:val="21"/>
          <w:highlight w:val="none"/>
        </w:rPr>
      </w:pPr>
      <w:r>
        <w:rPr>
          <w:rFonts w:hint="default" w:ascii="Arial" w:hAnsi="Arial" w:cs="Arial"/>
          <w:b w:val="0"/>
          <w:i w:val="0"/>
          <w:caps w:val="0"/>
          <w:color w:val="auto"/>
          <w:spacing w:val="0"/>
          <w:sz w:val="21"/>
          <w:szCs w:val="21"/>
          <w:highlight w:val="none"/>
          <w:shd w:val="clear" w:fill="FFFFFF"/>
        </w:rPr>
        <w:t>添加http默认请求：（用来配置公共参数</w:t>
      </w:r>
      <w:r>
        <w:rPr>
          <w:rFonts w:hint="default" w:ascii="Times New Roman" w:hAnsi="Times New Roman" w:cs="Times New Roman"/>
          <w:b w:val="0"/>
          <w:i w:val="0"/>
          <w:caps w:val="0"/>
          <w:color w:val="auto"/>
          <w:spacing w:val="0"/>
          <w:sz w:val="21"/>
          <w:szCs w:val="21"/>
          <w:highlight w:val="none"/>
          <w:shd w:val="clear" w:fill="FFFFFF"/>
        </w:rPr>
        <w:t>,</w:t>
      </w:r>
      <w:r>
        <w:rPr>
          <w:rFonts w:hint="eastAsia" w:ascii="宋体" w:hAnsi="宋体" w:eastAsia="宋体" w:cs="宋体"/>
          <w:b w:val="0"/>
          <w:i w:val="0"/>
          <w:caps w:val="0"/>
          <w:color w:val="auto"/>
          <w:spacing w:val="0"/>
          <w:sz w:val="21"/>
          <w:szCs w:val="21"/>
          <w:highlight w:val="none"/>
          <w:shd w:val="clear" w:fill="FFFFFF"/>
        </w:rPr>
        <w:t>不是</w:t>
      </w:r>
      <w:r>
        <w:rPr>
          <w:rFonts w:hint="default" w:ascii="Times New Roman" w:hAnsi="Times New Roman" w:cs="Times New Roman"/>
          <w:b w:val="0"/>
          <w:i w:val="0"/>
          <w:caps w:val="0"/>
          <w:color w:val="auto"/>
          <w:spacing w:val="0"/>
          <w:sz w:val="21"/>
          <w:szCs w:val="21"/>
          <w:highlight w:val="none"/>
          <w:shd w:val="clear" w:fill="FFFFFF"/>
        </w:rPr>
        <w:t>http</w:t>
      </w:r>
      <w:r>
        <w:rPr>
          <w:rFonts w:hint="eastAsia" w:ascii="宋体" w:hAnsi="宋体" w:eastAsia="宋体" w:cs="宋体"/>
          <w:b w:val="0"/>
          <w:i w:val="0"/>
          <w:caps w:val="0"/>
          <w:color w:val="auto"/>
          <w:spacing w:val="0"/>
          <w:sz w:val="21"/>
          <w:szCs w:val="21"/>
          <w:highlight w:val="none"/>
          <w:shd w:val="clear" w:fill="FFFFFF"/>
        </w:rPr>
        <w:t>请求）</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auto"/>
          <w:spacing w:val="0"/>
          <w:sz w:val="21"/>
          <w:szCs w:val="21"/>
          <w:highlight w:val="none"/>
        </w:rPr>
      </w:pP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auto"/>
          <w:spacing w:val="0"/>
          <w:sz w:val="21"/>
          <w:szCs w:val="21"/>
          <w:highlight w:val="none"/>
        </w:rPr>
      </w:pPr>
      <w:r>
        <w:rPr>
          <w:rFonts w:hint="default" w:ascii="Arial" w:hAnsi="Arial" w:cs="Arial"/>
          <w:b w:val="0"/>
          <w:i w:val="0"/>
          <w:caps w:val="0"/>
          <w:color w:val="auto"/>
          <w:spacing w:val="0"/>
          <w:sz w:val="21"/>
          <w:szCs w:val="21"/>
          <w:highlight w:val="none"/>
          <w:shd w:val="clear" w:fill="FFFFFF"/>
        </w:rPr>
        <w:t>右键线程组，选择“添加”—〉 “配置元件”—〉“HTTP</w:t>
      </w:r>
      <w:r>
        <w:rPr>
          <w:rFonts w:hint="eastAsia" w:ascii="宋体" w:hAnsi="宋体" w:eastAsia="宋体" w:cs="宋体"/>
          <w:b w:val="0"/>
          <w:i w:val="0"/>
          <w:caps w:val="0"/>
          <w:color w:val="auto"/>
          <w:spacing w:val="0"/>
          <w:sz w:val="21"/>
          <w:szCs w:val="21"/>
          <w:highlight w:val="none"/>
          <w:shd w:val="clear" w:fill="FFFFFF"/>
        </w:rPr>
        <w:t>请求默认值”，点击“</w:t>
      </w:r>
      <w:r>
        <w:rPr>
          <w:rFonts w:hint="default" w:ascii="Arial" w:hAnsi="Arial" w:cs="Arial"/>
          <w:b w:val="0"/>
          <w:i w:val="0"/>
          <w:caps w:val="0"/>
          <w:color w:val="auto"/>
          <w:spacing w:val="0"/>
          <w:sz w:val="21"/>
          <w:szCs w:val="21"/>
          <w:highlight w:val="none"/>
          <w:shd w:val="clear" w:fill="FFFFFF"/>
        </w:rPr>
        <w:t>HTTP</w:t>
      </w:r>
      <w:r>
        <w:rPr>
          <w:rFonts w:hint="eastAsia" w:ascii="宋体" w:hAnsi="宋体" w:eastAsia="宋体" w:cs="宋体"/>
          <w:b w:val="0"/>
          <w:i w:val="0"/>
          <w:caps w:val="0"/>
          <w:color w:val="auto"/>
          <w:spacing w:val="0"/>
          <w:sz w:val="21"/>
          <w:szCs w:val="21"/>
          <w:highlight w:val="none"/>
          <w:shd w:val="clear" w:fill="FFFFFF"/>
        </w:rPr>
        <w:t>请求默认值”后</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auto"/>
          <w:spacing w:val="0"/>
          <w:sz w:val="21"/>
          <w:szCs w:val="21"/>
          <w:highlight w:val="none"/>
        </w:rPr>
      </w:pPr>
      <w:r>
        <w:rPr>
          <w:rFonts w:hint="default" w:ascii="Arial" w:hAnsi="Arial" w:cs="Arial"/>
          <w:b w:val="0"/>
          <w:i w:val="0"/>
          <w:caps w:val="0"/>
          <w:color w:val="auto"/>
          <w:spacing w:val="0"/>
          <w:sz w:val="21"/>
          <w:szCs w:val="21"/>
          <w:highlight w:val="none"/>
          <w:u w:val="none"/>
          <w:shd w:val="clear" w:fill="FFFFFF"/>
        </w:rPr>
        <w:fldChar w:fldCharType="begin"/>
      </w:r>
      <w:r>
        <w:rPr>
          <w:rFonts w:hint="default" w:ascii="Arial" w:hAnsi="Arial" w:cs="Arial"/>
          <w:b w:val="0"/>
          <w:i w:val="0"/>
          <w:caps w:val="0"/>
          <w:color w:val="auto"/>
          <w:spacing w:val="0"/>
          <w:sz w:val="21"/>
          <w:szCs w:val="21"/>
          <w:highlight w:val="none"/>
          <w:u w:val="none"/>
          <w:shd w:val="clear" w:fill="FFFFFF"/>
        </w:rPr>
        <w:instrText xml:space="preserve">INCLUDEPICTURE \d "http://s3.51cto.com/wyfs02/M01/5A/63/wKiom1T8MfSR4XkXAAKA8e8xa_k858.jpg" \* MERGEFORMATINET </w:instrText>
      </w:r>
      <w:r>
        <w:rPr>
          <w:rFonts w:hint="default" w:ascii="Arial" w:hAnsi="Arial" w:cs="Arial"/>
          <w:b w:val="0"/>
          <w:i w:val="0"/>
          <w:caps w:val="0"/>
          <w:color w:val="auto"/>
          <w:spacing w:val="0"/>
          <w:sz w:val="21"/>
          <w:szCs w:val="21"/>
          <w:highlight w:val="none"/>
          <w:u w:val="none"/>
          <w:shd w:val="clear" w:fill="FFFFFF"/>
        </w:rPr>
        <w:fldChar w:fldCharType="separate"/>
      </w:r>
      <w:r>
        <w:rPr>
          <w:rFonts w:hint="default" w:ascii="Arial" w:hAnsi="Arial" w:cs="Arial"/>
          <w:b w:val="0"/>
          <w:i w:val="0"/>
          <w:caps w:val="0"/>
          <w:color w:val="auto"/>
          <w:spacing w:val="0"/>
          <w:sz w:val="21"/>
          <w:szCs w:val="21"/>
          <w:highlight w:val="none"/>
          <w:u w:val="none"/>
          <w:shd w:val="clear" w:fill="FFFFFF"/>
        </w:rPr>
        <w:drawing>
          <wp:inline distT="0" distB="0" distL="114300" distR="114300">
            <wp:extent cx="6191250" cy="3533775"/>
            <wp:effectExtent l="0" t="0" r="0" b="9525"/>
            <wp:docPr id="3" name="图片 3" descr="1.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png"/>
                    <pic:cNvPicPr>
                      <a:picLocks noChangeAspect="1"/>
                    </pic:cNvPicPr>
                  </pic:nvPicPr>
                  <pic:blipFill>
                    <a:blip r:embed="rId15"/>
                    <a:stretch>
                      <a:fillRect/>
                    </a:stretch>
                  </pic:blipFill>
                  <pic:spPr>
                    <a:xfrm>
                      <a:off x="0" y="0"/>
                      <a:ext cx="6191250" cy="3533775"/>
                    </a:xfrm>
                    <a:prstGeom prst="rect">
                      <a:avLst/>
                    </a:prstGeom>
                    <a:noFill/>
                    <a:ln w="9525">
                      <a:noFill/>
                      <a:miter/>
                    </a:ln>
                  </pic:spPr>
                </pic:pic>
              </a:graphicData>
            </a:graphic>
          </wp:inline>
        </w:drawing>
      </w:r>
      <w:r>
        <w:rPr>
          <w:rFonts w:hint="default" w:ascii="Arial" w:hAnsi="Arial" w:cs="Arial"/>
          <w:b w:val="0"/>
          <w:i w:val="0"/>
          <w:caps w:val="0"/>
          <w:color w:val="auto"/>
          <w:spacing w:val="0"/>
          <w:sz w:val="21"/>
          <w:szCs w:val="21"/>
          <w:highlight w:val="none"/>
          <w:u w:val="none"/>
          <w:shd w:val="clear" w:fill="FFFFFF"/>
        </w:rPr>
        <w:fldChar w:fldCharType="end"/>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auto"/>
          <w:spacing w:val="0"/>
          <w:sz w:val="21"/>
          <w:szCs w:val="21"/>
          <w:highlight w:val="none"/>
        </w:rPr>
      </w:pPr>
      <w:r>
        <w:rPr>
          <w:rFonts w:hint="default" w:ascii="Arial" w:hAnsi="Arial" w:cs="Arial"/>
          <w:b w:val="0"/>
          <w:i w:val="0"/>
          <w:caps w:val="0"/>
          <w:color w:val="auto"/>
          <w:spacing w:val="0"/>
          <w:sz w:val="21"/>
          <w:szCs w:val="21"/>
          <w:highlight w:val="none"/>
          <w:shd w:val="clear" w:fill="FFFFFF"/>
        </w:rPr>
        <w:t>添加成功后，线程组”节点下多了“HTTP</w:t>
      </w:r>
      <w:r>
        <w:rPr>
          <w:rFonts w:hint="eastAsia" w:ascii="宋体" w:hAnsi="宋体" w:eastAsia="宋体" w:cs="宋体"/>
          <w:b w:val="0"/>
          <w:i w:val="0"/>
          <w:caps w:val="0"/>
          <w:color w:val="auto"/>
          <w:spacing w:val="0"/>
          <w:sz w:val="21"/>
          <w:szCs w:val="21"/>
          <w:highlight w:val="none"/>
          <w:shd w:val="clear" w:fill="FFFFFF"/>
        </w:rPr>
        <w:t>请求默认值”节点</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auto"/>
          <w:spacing w:val="0"/>
          <w:sz w:val="21"/>
          <w:szCs w:val="21"/>
          <w:highlight w:val="none"/>
        </w:rPr>
      </w:pPr>
      <w:r>
        <w:rPr>
          <w:rFonts w:hint="eastAsia" w:ascii="宋体" w:hAnsi="宋体" w:eastAsia="宋体" w:cs="宋体"/>
          <w:b w:val="0"/>
          <w:i w:val="0"/>
          <w:caps w:val="0"/>
          <w:color w:val="auto"/>
          <w:spacing w:val="0"/>
          <w:sz w:val="21"/>
          <w:szCs w:val="21"/>
          <w:highlight w:val="none"/>
          <w:u w:val="none"/>
          <w:shd w:val="clear" w:fill="FFFFFF"/>
        </w:rPr>
        <w:fldChar w:fldCharType="begin"/>
      </w:r>
      <w:r>
        <w:rPr>
          <w:rFonts w:hint="eastAsia" w:ascii="宋体" w:hAnsi="宋体" w:eastAsia="宋体" w:cs="宋体"/>
          <w:b w:val="0"/>
          <w:i w:val="0"/>
          <w:caps w:val="0"/>
          <w:color w:val="auto"/>
          <w:spacing w:val="0"/>
          <w:sz w:val="21"/>
          <w:szCs w:val="21"/>
          <w:highlight w:val="none"/>
          <w:u w:val="none"/>
          <w:shd w:val="clear" w:fill="FFFFFF"/>
        </w:rPr>
        <w:instrText xml:space="preserve">INCLUDEPICTURE \d "http://s3.51cto.com/wyfs02/M02/5A/5F/wKioL1T8M3SAGf_qAAF2WxtwRww553.jpg" \* MERGEFORMATINET </w:instrText>
      </w:r>
      <w:r>
        <w:rPr>
          <w:rFonts w:hint="eastAsia" w:ascii="宋体" w:hAnsi="宋体" w:eastAsia="宋体" w:cs="宋体"/>
          <w:b w:val="0"/>
          <w:i w:val="0"/>
          <w:caps w:val="0"/>
          <w:color w:val="auto"/>
          <w:spacing w:val="0"/>
          <w:sz w:val="21"/>
          <w:szCs w:val="21"/>
          <w:highlight w:val="none"/>
          <w:u w:val="none"/>
          <w:shd w:val="clear" w:fill="FFFFFF"/>
        </w:rPr>
        <w:fldChar w:fldCharType="separate"/>
      </w:r>
      <w:r>
        <w:rPr>
          <w:rFonts w:hint="eastAsia" w:ascii="宋体" w:hAnsi="宋体" w:eastAsia="宋体" w:cs="宋体"/>
          <w:b w:val="0"/>
          <w:i w:val="0"/>
          <w:caps w:val="0"/>
          <w:color w:val="auto"/>
          <w:spacing w:val="0"/>
          <w:sz w:val="21"/>
          <w:szCs w:val="21"/>
          <w:highlight w:val="none"/>
          <w:u w:val="none"/>
          <w:shd w:val="clear" w:fill="FFFFFF"/>
        </w:rPr>
        <w:drawing>
          <wp:inline distT="0" distB="0" distL="114300" distR="114300">
            <wp:extent cx="6191250" cy="2428875"/>
            <wp:effectExtent l="0" t="0" r="0" b="9525"/>
            <wp:docPr id="4" name="图片 4" descr="1.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png"/>
                    <pic:cNvPicPr>
                      <a:picLocks noChangeAspect="1"/>
                    </pic:cNvPicPr>
                  </pic:nvPicPr>
                  <pic:blipFill>
                    <a:blip r:embed="rId17"/>
                    <a:stretch>
                      <a:fillRect/>
                    </a:stretch>
                  </pic:blipFill>
                  <pic:spPr>
                    <a:xfrm>
                      <a:off x="0" y="0"/>
                      <a:ext cx="6191250" cy="2428875"/>
                    </a:xfrm>
                    <a:prstGeom prst="rect">
                      <a:avLst/>
                    </a:prstGeom>
                    <a:noFill/>
                    <a:ln w="9525">
                      <a:noFill/>
                      <a:miter/>
                    </a:ln>
                  </pic:spPr>
                </pic:pic>
              </a:graphicData>
            </a:graphic>
          </wp:inline>
        </w:drawing>
      </w:r>
      <w:r>
        <w:rPr>
          <w:rFonts w:hint="eastAsia" w:ascii="宋体" w:hAnsi="宋体" w:eastAsia="宋体" w:cs="宋体"/>
          <w:b w:val="0"/>
          <w:i w:val="0"/>
          <w:caps w:val="0"/>
          <w:color w:val="auto"/>
          <w:spacing w:val="0"/>
          <w:sz w:val="21"/>
          <w:szCs w:val="21"/>
          <w:highlight w:val="none"/>
          <w:u w:val="none"/>
          <w:shd w:val="clear" w:fill="FFFFFF"/>
        </w:rPr>
        <w:fldChar w:fldCharType="end"/>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auto"/>
          <w:spacing w:val="0"/>
          <w:sz w:val="21"/>
          <w:szCs w:val="21"/>
          <w:highlight w:val="none"/>
        </w:rPr>
      </w:pPr>
      <w:r>
        <w:rPr>
          <w:rFonts w:hint="default" w:ascii="Arial" w:hAnsi="Arial" w:cs="Arial"/>
          <w:b w:val="0"/>
          <w:i w:val="0"/>
          <w:caps w:val="0"/>
          <w:color w:val="auto"/>
          <w:spacing w:val="0"/>
          <w:sz w:val="21"/>
          <w:szCs w:val="21"/>
          <w:highlight w:val="none"/>
          <w:shd w:val="clear" w:fill="FFFFFF"/>
        </w:rPr>
        <w:t>6. </w:t>
      </w:r>
      <w:r>
        <w:rPr>
          <w:rFonts w:ascii="sans-serif" w:hAnsi="sans-serif" w:eastAsia="sans-serif" w:cs="sans-serif"/>
          <w:b w:val="0"/>
          <w:i w:val="0"/>
          <w:caps w:val="0"/>
          <w:color w:val="auto"/>
          <w:spacing w:val="0"/>
          <w:sz w:val="24"/>
          <w:szCs w:val="24"/>
          <w:highlight w:val="none"/>
          <w:shd w:val="clear" w:fill="FFFFFF"/>
        </w:rPr>
        <w:t>设置“HTTP请求默认值”：</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auto"/>
          <w:spacing w:val="0"/>
          <w:sz w:val="21"/>
          <w:szCs w:val="21"/>
          <w:highlight w:val="none"/>
        </w:rPr>
      </w:pPr>
      <w:r>
        <w:rPr>
          <w:rFonts w:hint="default" w:ascii="sans-serif" w:hAnsi="sans-serif" w:eastAsia="sans-serif" w:cs="sans-serif"/>
          <w:b w:val="0"/>
          <w:i w:val="0"/>
          <w:caps w:val="0"/>
          <w:color w:val="auto"/>
          <w:spacing w:val="0"/>
          <w:sz w:val="24"/>
          <w:szCs w:val="24"/>
          <w:highlight w:val="none"/>
          <w:shd w:val="clear" w:fill="FFFFFF"/>
        </w:rPr>
        <w:t>针对本项目填写如下，服务端的系分说明</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auto"/>
          <w:spacing w:val="0"/>
          <w:sz w:val="21"/>
          <w:szCs w:val="21"/>
          <w:highlight w:val="none"/>
        </w:rPr>
      </w:pPr>
      <w:r>
        <w:rPr>
          <w:rFonts w:hint="default" w:ascii="sans-serif" w:hAnsi="sans-serif" w:eastAsia="sans-serif" w:cs="sans-serif"/>
          <w:b w:val="0"/>
          <w:i w:val="0"/>
          <w:caps w:val="0"/>
          <w:color w:val="auto"/>
          <w:spacing w:val="0"/>
          <w:sz w:val="24"/>
          <w:szCs w:val="24"/>
          <w:highlight w:val="none"/>
          <w:u w:val="none"/>
          <w:shd w:val="clear" w:fill="FFFFFF"/>
        </w:rPr>
        <w:fldChar w:fldCharType="begin"/>
      </w:r>
      <w:r>
        <w:rPr>
          <w:rFonts w:hint="default" w:ascii="sans-serif" w:hAnsi="sans-serif" w:eastAsia="sans-serif" w:cs="sans-serif"/>
          <w:b w:val="0"/>
          <w:i w:val="0"/>
          <w:caps w:val="0"/>
          <w:color w:val="auto"/>
          <w:spacing w:val="0"/>
          <w:sz w:val="24"/>
          <w:szCs w:val="24"/>
          <w:highlight w:val="none"/>
          <w:u w:val="none"/>
          <w:shd w:val="clear" w:fill="FFFFFF"/>
        </w:rPr>
        <w:instrText xml:space="preserve">INCLUDEPICTURE \d "http://s3.51cto.com/wyfs02/M00/5A/5F/wKioL1T8NUeBVGExAACbOHV11NA997.jpg" \* MERGEFORMATINET </w:instrText>
      </w:r>
      <w:r>
        <w:rPr>
          <w:rFonts w:hint="default" w:ascii="sans-serif" w:hAnsi="sans-serif" w:eastAsia="sans-serif" w:cs="sans-serif"/>
          <w:b w:val="0"/>
          <w:i w:val="0"/>
          <w:caps w:val="0"/>
          <w:color w:val="auto"/>
          <w:spacing w:val="0"/>
          <w:sz w:val="24"/>
          <w:szCs w:val="24"/>
          <w:highlight w:val="none"/>
          <w:u w:val="none"/>
          <w:shd w:val="clear" w:fill="FFFFFF"/>
        </w:rPr>
        <w:fldChar w:fldCharType="separate"/>
      </w:r>
      <w:r>
        <w:rPr>
          <w:rFonts w:hint="default" w:ascii="sans-serif" w:hAnsi="sans-serif" w:eastAsia="sans-serif" w:cs="sans-serif"/>
          <w:b w:val="0"/>
          <w:i w:val="0"/>
          <w:caps w:val="0"/>
          <w:color w:val="auto"/>
          <w:spacing w:val="0"/>
          <w:sz w:val="24"/>
          <w:szCs w:val="24"/>
          <w:highlight w:val="none"/>
          <w:u w:val="none"/>
          <w:shd w:val="clear" w:fill="FFFFFF"/>
        </w:rPr>
        <w:drawing>
          <wp:inline distT="0" distB="0" distL="114300" distR="114300">
            <wp:extent cx="4876800" cy="1333500"/>
            <wp:effectExtent l="0" t="0" r="0" b="0"/>
            <wp:docPr id="5" name="图片 5" descr="1.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png"/>
                    <pic:cNvPicPr>
                      <a:picLocks noChangeAspect="1"/>
                    </pic:cNvPicPr>
                  </pic:nvPicPr>
                  <pic:blipFill>
                    <a:blip r:embed="rId19"/>
                    <a:stretch>
                      <a:fillRect/>
                    </a:stretch>
                  </pic:blipFill>
                  <pic:spPr>
                    <a:xfrm>
                      <a:off x="0" y="0"/>
                      <a:ext cx="4876800" cy="1333500"/>
                    </a:xfrm>
                    <a:prstGeom prst="rect">
                      <a:avLst/>
                    </a:prstGeom>
                    <a:noFill/>
                    <a:ln w="9525">
                      <a:noFill/>
                      <a:miter/>
                    </a:ln>
                  </pic:spPr>
                </pic:pic>
              </a:graphicData>
            </a:graphic>
          </wp:inline>
        </w:drawing>
      </w:r>
      <w:r>
        <w:rPr>
          <w:rFonts w:hint="default" w:ascii="sans-serif" w:hAnsi="sans-serif" w:eastAsia="sans-serif" w:cs="sans-serif"/>
          <w:b w:val="0"/>
          <w:i w:val="0"/>
          <w:caps w:val="0"/>
          <w:color w:val="auto"/>
          <w:spacing w:val="0"/>
          <w:sz w:val="24"/>
          <w:szCs w:val="24"/>
          <w:highlight w:val="none"/>
          <w:u w:val="none"/>
          <w:shd w:val="clear" w:fill="FFFFFF"/>
        </w:rPr>
        <w:fldChar w:fldCharType="end"/>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auto"/>
          <w:spacing w:val="0"/>
          <w:sz w:val="21"/>
          <w:szCs w:val="21"/>
          <w:highlight w:val="none"/>
        </w:rPr>
      </w:pPr>
      <w:r>
        <w:rPr>
          <w:rFonts w:hint="default" w:ascii="sans-serif" w:hAnsi="sans-serif" w:eastAsia="sans-serif" w:cs="sans-serif"/>
          <w:b w:val="0"/>
          <w:i w:val="0"/>
          <w:caps w:val="0"/>
          <w:color w:val="auto"/>
          <w:spacing w:val="0"/>
          <w:sz w:val="24"/>
          <w:szCs w:val="24"/>
          <w:highlight w:val="none"/>
          <w:shd w:val="clear" w:fill="FFFFFF"/>
        </w:rPr>
        <w:t>填写默认请求名、服务器、默认请求路径，保存测试计划</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auto"/>
          <w:spacing w:val="0"/>
          <w:sz w:val="21"/>
          <w:szCs w:val="21"/>
          <w:highlight w:val="none"/>
        </w:rPr>
      </w:pPr>
      <w:r>
        <w:rPr>
          <w:rFonts w:hint="default" w:ascii="Arial" w:hAnsi="Arial" w:cs="Arial"/>
          <w:b w:val="0"/>
          <w:i w:val="0"/>
          <w:caps w:val="0"/>
          <w:color w:val="auto"/>
          <w:spacing w:val="0"/>
          <w:sz w:val="21"/>
          <w:szCs w:val="21"/>
          <w:highlight w:val="none"/>
          <w:u w:val="none"/>
          <w:shd w:val="clear" w:fill="FFFFFF"/>
        </w:rPr>
        <w:fldChar w:fldCharType="begin"/>
      </w:r>
      <w:r>
        <w:rPr>
          <w:rFonts w:hint="default" w:ascii="Arial" w:hAnsi="Arial" w:cs="Arial"/>
          <w:b w:val="0"/>
          <w:i w:val="0"/>
          <w:caps w:val="0"/>
          <w:color w:val="auto"/>
          <w:spacing w:val="0"/>
          <w:sz w:val="21"/>
          <w:szCs w:val="21"/>
          <w:highlight w:val="none"/>
          <w:u w:val="none"/>
          <w:shd w:val="clear" w:fill="FFFFFF"/>
        </w:rPr>
        <w:instrText xml:space="preserve"> HYPERLINK "http://s3.51cto.com/wyfs02/M00/5A/63/wKiom1T8NFvCHZ-UAAJ11gZkkEk831.jpg" \t "http://leafwf.blog.51cto.com/872759/_blank" </w:instrText>
      </w:r>
      <w:r>
        <w:rPr>
          <w:rFonts w:hint="default" w:ascii="Arial" w:hAnsi="Arial" w:cs="Arial"/>
          <w:b w:val="0"/>
          <w:i w:val="0"/>
          <w:caps w:val="0"/>
          <w:color w:val="auto"/>
          <w:spacing w:val="0"/>
          <w:sz w:val="21"/>
          <w:szCs w:val="21"/>
          <w:highlight w:val="none"/>
          <w:u w:val="none"/>
          <w:shd w:val="clear" w:fill="FFFFFF"/>
        </w:rPr>
        <w:fldChar w:fldCharType="separate"/>
      </w:r>
      <w:r>
        <w:rPr>
          <w:rFonts w:hint="default" w:ascii="Arial" w:hAnsi="Arial" w:cs="Arial"/>
          <w:b w:val="0"/>
          <w:i w:val="0"/>
          <w:caps w:val="0"/>
          <w:color w:val="auto"/>
          <w:spacing w:val="0"/>
          <w:sz w:val="21"/>
          <w:szCs w:val="21"/>
          <w:highlight w:val="none"/>
          <w:u w:val="none"/>
          <w:shd w:val="clear" w:fill="FFFFFF"/>
        </w:rPr>
        <w:fldChar w:fldCharType="end"/>
      </w:r>
      <w:r>
        <w:rPr>
          <w:rFonts w:hint="default" w:ascii="Arial" w:hAnsi="Arial" w:cs="Arial"/>
          <w:b w:val="0"/>
          <w:i w:val="0"/>
          <w:caps w:val="0"/>
          <w:color w:val="auto"/>
          <w:spacing w:val="0"/>
          <w:sz w:val="21"/>
          <w:szCs w:val="21"/>
          <w:highlight w:val="none"/>
          <w:u w:val="none"/>
          <w:shd w:val="clear" w:fill="FFFFFF"/>
        </w:rPr>
        <w:fldChar w:fldCharType="begin"/>
      </w:r>
      <w:r>
        <w:rPr>
          <w:rFonts w:hint="default" w:ascii="Arial" w:hAnsi="Arial" w:cs="Arial"/>
          <w:b w:val="0"/>
          <w:i w:val="0"/>
          <w:caps w:val="0"/>
          <w:color w:val="auto"/>
          <w:spacing w:val="0"/>
          <w:sz w:val="21"/>
          <w:szCs w:val="21"/>
          <w:highlight w:val="none"/>
          <w:u w:val="none"/>
          <w:shd w:val="clear" w:fill="FFFFFF"/>
        </w:rPr>
        <w:instrText xml:space="preserve">INCLUDEPICTURE \d "http://s3.51cto.com/wyfs02/M01/5A/60/wKioL1T8NfeRNLbaAAN8WuhqJe4459.jpg" \* MERGEFORMATINET </w:instrText>
      </w:r>
      <w:r>
        <w:rPr>
          <w:rFonts w:hint="default" w:ascii="Arial" w:hAnsi="Arial" w:cs="Arial"/>
          <w:b w:val="0"/>
          <w:i w:val="0"/>
          <w:caps w:val="0"/>
          <w:color w:val="auto"/>
          <w:spacing w:val="0"/>
          <w:sz w:val="21"/>
          <w:szCs w:val="21"/>
          <w:highlight w:val="none"/>
          <w:u w:val="none"/>
          <w:shd w:val="clear" w:fill="FFFFFF"/>
        </w:rPr>
        <w:fldChar w:fldCharType="separate"/>
      </w:r>
      <w:r>
        <w:rPr>
          <w:rFonts w:hint="default" w:ascii="Arial" w:hAnsi="Arial" w:cs="Arial"/>
          <w:b w:val="0"/>
          <w:i w:val="0"/>
          <w:caps w:val="0"/>
          <w:color w:val="auto"/>
          <w:spacing w:val="0"/>
          <w:sz w:val="21"/>
          <w:szCs w:val="21"/>
          <w:highlight w:val="none"/>
          <w:u w:val="none"/>
          <w:shd w:val="clear" w:fill="FFFFFF"/>
        </w:rPr>
        <w:drawing>
          <wp:inline distT="0" distB="0" distL="114300" distR="114300">
            <wp:extent cx="6191250" cy="3190875"/>
            <wp:effectExtent l="0" t="0" r="0" b="9525"/>
            <wp:docPr id="6" name="图片 6" descr="1.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png"/>
                    <pic:cNvPicPr>
                      <a:picLocks noChangeAspect="1"/>
                    </pic:cNvPicPr>
                  </pic:nvPicPr>
                  <pic:blipFill>
                    <a:blip r:embed="rId21"/>
                    <a:stretch>
                      <a:fillRect/>
                    </a:stretch>
                  </pic:blipFill>
                  <pic:spPr>
                    <a:xfrm>
                      <a:off x="0" y="0"/>
                      <a:ext cx="6191250" cy="3190875"/>
                    </a:xfrm>
                    <a:prstGeom prst="rect">
                      <a:avLst/>
                    </a:prstGeom>
                    <a:noFill/>
                    <a:ln w="9525">
                      <a:noFill/>
                      <a:miter/>
                    </a:ln>
                  </pic:spPr>
                </pic:pic>
              </a:graphicData>
            </a:graphic>
          </wp:inline>
        </w:drawing>
      </w:r>
      <w:r>
        <w:rPr>
          <w:rFonts w:hint="default" w:ascii="Arial" w:hAnsi="Arial" w:cs="Arial"/>
          <w:b w:val="0"/>
          <w:i w:val="0"/>
          <w:caps w:val="0"/>
          <w:color w:val="auto"/>
          <w:spacing w:val="0"/>
          <w:sz w:val="21"/>
          <w:szCs w:val="21"/>
          <w:highlight w:val="none"/>
          <w:u w:val="none"/>
          <w:shd w:val="clear" w:fill="FFFFFF"/>
        </w:rPr>
        <w:fldChar w:fldCharType="end"/>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auto"/>
          <w:spacing w:val="0"/>
          <w:sz w:val="21"/>
          <w:szCs w:val="21"/>
          <w:highlight w:val="none"/>
        </w:rPr>
      </w:pPr>
      <w:r>
        <w:rPr>
          <w:rFonts w:hint="default" w:ascii="sans-serif" w:hAnsi="sans-serif" w:eastAsia="sans-serif" w:cs="sans-serif"/>
          <w:b w:val="0"/>
          <w:i w:val="0"/>
          <w:caps w:val="0"/>
          <w:color w:val="auto"/>
          <w:spacing w:val="0"/>
          <w:sz w:val="24"/>
          <w:szCs w:val="24"/>
          <w:highlight w:val="none"/>
          <w:shd w:val="clear" w:fill="FFFFFF"/>
        </w:rPr>
        <w:t>7. 添加http请求</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auto"/>
          <w:spacing w:val="0"/>
          <w:sz w:val="21"/>
          <w:szCs w:val="21"/>
          <w:highlight w:val="none"/>
        </w:rPr>
      </w:pPr>
      <w:r>
        <w:rPr>
          <w:rFonts w:hint="default" w:ascii="Arial" w:hAnsi="Arial" w:eastAsia="sans-serif" w:cs="Arial"/>
          <w:b w:val="0"/>
          <w:i w:val="0"/>
          <w:caps w:val="0"/>
          <w:color w:val="auto"/>
          <w:spacing w:val="0"/>
          <w:sz w:val="21"/>
          <w:szCs w:val="21"/>
          <w:highlight w:val="none"/>
          <w:shd w:val="clear" w:fill="FFFFFF"/>
        </w:rPr>
        <w:t>右键“http_demo”，选择“添加”—〉 “</w:t>
      </w:r>
      <w:r>
        <w:rPr>
          <w:rFonts w:hint="default" w:ascii="Times New Roman" w:hAnsi="Times New Roman" w:eastAsia="sans-serif" w:cs="Times New Roman"/>
          <w:b w:val="0"/>
          <w:i w:val="0"/>
          <w:caps w:val="0"/>
          <w:color w:val="auto"/>
          <w:spacing w:val="0"/>
          <w:sz w:val="21"/>
          <w:szCs w:val="21"/>
          <w:highlight w:val="none"/>
          <w:shd w:val="clear" w:fill="FFFFFF"/>
        </w:rPr>
        <w:t>Sampler</w:t>
      </w:r>
      <w:r>
        <w:rPr>
          <w:rFonts w:hint="eastAsia" w:ascii="宋体" w:hAnsi="宋体" w:eastAsia="宋体" w:cs="宋体"/>
          <w:b w:val="0"/>
          <w:i w:val="0"/>
          <w:caps w:val="0"/>
          <w:color w:val="auto"/>
          <w:spacing w:val="0"/>
          <w:sz w:val="21"/>
          <w:szCs w:val="21"/>
          <w:highlight w:val="none"/>
          <w:shd w:val="clear" w:fill="FFFFFF"/>
        </w:rPr>
        <w:t>”</w:t>
      </w:r>
      <w:r>
        <w:rPr>
          <w:rFonts w:hint="default" w:ascii="Arial" w:hAnsi="Arial" w:eastAsia="sans-serif" w:cs="Arial"/>
          <w:b w:val="0"/>
          <w:i w:val="0"/>
          <w:caps w:val="0"/>
          <w:color w:val="auto"/>
          <w:spacing w:val="0"/>
          <w:sz w:val="21"/>
          <w:szCs w:val="21"/>
          <w:highlight w:val="none"/>
          <w:shd w:val="clear" w:fill="FFFFFF"/>
        </w:rPr>
        <w:t>—〉“HTTP</w:t>
      </w:r>
      <w:r>
        <w:rPr>
          <w:rFonts w:hint="eastAsia" w:ascii="宋体" w:hAnsi="宋体" w:eastAsia="宋体" w:cs="宋体"/>
          <w:b w:val="0"/>
          <w:i w:val="0"/>
          <w:caps w:val="0"/>
          <w:color w:val="auto"/>
          <w:spacing w:val="0"/>
          <w:sz w:val="21"/>
          <w:szCs w:val="21"/>
          <w:highlight w:val="none"/>
          <w:shd w:val="clear" w:fill="FFFFFF"/>
        </w:rPr>
        <w:t>请求”</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auto"/>
          <w:spacing w:val="0"/>
          <w:sz w:val="21"/>
          <w:szCs w:val="21"/>
          <w:highlight w:val="none"/>
        </w:rPr>
      </w:pPr>
      <w:r>
        <w:rPr>
          <w:rFonts w:hint="eastAsia" w:ascii="宋体" w:hAnsi="宋体" w:eastAsia="宋体" w:cs="宋体"/>
          <w:b w:val="0"/>
          <w:i w:val="0"/>
          <w:caps w:val="0"/>
          <w:color w:val="auto"/>
          <w:spacing w:val="0"/>
          <w:sz w:val="21"/>
          <w:szCs w:val="21"/>
          <w:highlight w:val="none"/>
          <w:u w:val="none"/>
          <w:shd w:val="clear" w:fill="FFFFFF"/>
        </w:rPr>
        <w:fldChar w:fldCharType="begin"/>
      </w:r>
      <w:r>
        <w:rPr>
          <w:rFonts w:hint="eastAsia" w:ascii="宋体" w:hAnsi="宋体" w:eastAsia="宋体" w:cs="宋体"/>
          <w:b w:val="0"/>
          <w:i w:val="0"/>
          <w:caps w:val="0"/>
          <w:color w:val="auto"/>
          <w:spacing w:val="0"/>
          <w:sz w:val="21"/>
          <w:szCs w:val="21"/>
          <w:highlight w:val="none"/>
          <w:u w:val="none"/>
          <w:shd w:val="clear" w:fill="FFFFFF"/>
        </w:rPr>
        <w:instrText xml:space="preserve">INCLUDEPICTURE \d "http://s3.51cto.com/wyfs02/M02/5A/60/wKioL1T8NuegkhuBAAF7RnjrTvw087.jpg" \* MERGEFORMATINET </w:instrText>
      </w:r>
      <w:r>
        <w:rPr>
          <w:rFonts w:hint="eastAsia" w:ascii="宋体" w:hAnsi="宋体" w:eastAsia="宋体" w:cs="宋体"/>
          <w:b w:val="0"/>
          <w:i w:val="0"/>
          <w:caps w:val="0"/>
          <w:color w:val="auto"/>
          <w:spacing w:val="0"/>
          <w:sz w:val="21"/>
          <w:szCs w:val="21"/>
          <w:highlight w:val="none"/>
          <w:u w:val="none"/>
          <w:shd w:val="clear" w:fill="FFFFFF"/>
        </w:rPr>
        <w:fldChar w:fldCharType="separate"/>
      </w:r>
      <w:r>
        <w:rPr>
          <w:rFonts w:hint="eastAsia" w:ascii="宋体" w:hAnsi="宋体" w:eastAsia="宋体" w:cs="宋体"/>
          <w:b w:val="0"/>
          <w:i w:val="0"/>
          <w:caps w:val="0"/>
          <w:color w:val="auto"/>
          <w:spacing w:val="0"/>
          <w:sz w:val="21"/>
          <w:szCs w:val="21"/>
          <w:highlight w:val="none"/>
          <w:u w:val="none"/>
          <w:shd w:val="clear" w:fill="FFFFFF"/>
        </w:rPr>
        <w:drawing>
          <wp:inline distT="0" distB="0" distL="114300" distR="114300">
            <wp:extent cx="6115050" cy="2305050"/>
            <wp:effectExtent l="0" t="0" r="0" b="0"/>
            <wp:docPr id="7" name="图片 7" descr="1.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png"/>
                    <pic:cNvPicPr>
                      <a:picLocks noChangeAspect="1"/>
                    </pic:cNvPicPr>
                  </pic:nvPicPr>
                  <pic:blipFill>
                    <a:blip r:embed="rId23"/>
                    <a:stretch>
                      <a:fillRect/>
                    </a:stretch>
                  </pic:blipFill>
                  <pic:spPr>
                    <a:xfrm>
                      <a:off x="0" y="0"/>
                      <a:ext cx="6115050" cy="2305050"/>
                    </a:xfrm>
                    <a:prstGeom prst="rect">
                      <a:avLst/>
                    </a:prstGeom>
                    <a:noFill/>
                    <a:ln w="9525">
                      <a:noFill/>
                      <a:miter/>
                    </a:ln>
                  </pic:spPr>
                </pic:pic>
              </a:graphicData>
            </a:graphic>
          </wp:inline>
        </w:drawing>
      </w:r>
      <w:r>
        <w:rPr>
          <w:rFonts w:hint="eastAsia" w:ascii="宋体" w:hAnsi="宋体" w:eastAsia="宋体" w:cs="宋体"/>
          <w:b w:val="0"/>
          <w:i w:val="0"/>
          <w:caps w:val="0"/>
          <w:color w:val="auto"/>
          <w:spacing w:val="0"/>
          <w:sz w:val="21"/>
          <w:szCs w:val="21"/>
          <w:highlight w:val="none"/>
          <w:u w:val="none"/>
          <w:shd w:val="clear" w:fill="FFFFFF"/>
        </w:rPr>
        <w:fldChar w:fldCharType="end"/>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auto"/>
          <w:spacing w:val="0"/>
          <w:sz w:val="21"/>
          <w:szCs w:val="21"/>
          <w:highlight w:val="none"/>
        </w:rPr>
      </w:pPr>
      <w:r>
        <w:rPr>
          <w:rFonts w:hint="eastAsia" w:ascii="宋体" w:hAnsi="宋体" w:eastAsia="宋体" w:cs="宋体"/>
          <w:b w:val="0"/>
          <w:i w:val="0"/>
          <w:caps w:val="0"/>
          <w:color w:val="auto"/>
          <w:spacing w:val="0"/>
          <w:sz w:val="21"/>
          <w:szCs w:val="21"/>
          <w:highlight w:val="none"/>
          <w:shd w:val="clear" w:fill="FFFFFF"/>
        </w:rPr>
        <w:t>添加成功后，</w:t>
      </w:r>
      <w:r>
        <w:rPr>
          <w:rFonts w:hint="default" w:ascii="Arial" w:hAnsi="Arial" w:eastAsia="宋体" w:cs="Arial"/>
          <w:b w:val="0"/>
          <w:i w:val="0"/>
          <w:caps w:val="0"/>
          <w:color w:val="auto"/>
          <w:spacing w:val="0"/>
          <w:sz w:val="21"/>
          <w:szCs w:val="21"/>
          <w:highlight w:val="none"/>
          <w:shd w:val="clear" w:fill="FFFFFF"/>
        </w:rPr>
        <w:t>HTTP</w:t>
      </w:r>
      <w:r>
        <w:rPr>
          <w:rFonts w:hint="eastAsia" w:ascii="宋体" w:hAnsi="宋体" w:eastAsia="宋体" w:cs="宋体"/>
          <w:b w:val="0"/>
          <w:i w:val="0"/>
          <w:caps w:val="0"/>
          <w:color w:val="auto"/>
          <w:spacing w:val="0"/>
          <w:sz w:val="21"/>
          <w:szCs w:val="21"/>
          <w:highlight w:val="none"/>
          <w:shd w:val="clear" w:fill="FFFFFF"/>
        </w:rPr>
        <w:t>请求默认值“XX阅读平台”节点下发出现“HTTP请求”</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auto"/>
          <w:spacing w:val="0"/>
          <w:sz w:val="21"/>
          <w:szCs w:val="21"/>
          <w:highlight w:val="none"/>
        </w:rPr>
      </w:pPr>
      <w:r>
        <w:rPr>
          <w:rFonts w:hint="eastAsia" w:ascii="宋体" w:hAnsi="宋体" w:eastAsia="宋体" w:cs="宋体"/>
          <w:b w:val="0"/>
          <w:i w:val="0"/>
          <w:caps w:val="0"/>
          <w:color w:val="auto"/>
          <w:spacing w:val="0"/>
          <w:sz w:val="21"/>
          <w:szCs w:val="21"/>
          <w:highlight w:val="none"/>
          <w:u w:val="none"/>
          <w:shd w:val="clear" w:fill="FFFFFF"/>
        </w:rPr>
        <w:fldChar w:fldCharType="begin"/>
      </w:r>
      <w:r>
        <w:rPr>
          <w:rFonts w:hint="eastAsia" w:ascii="宋体" w:hAnsi="宋体" w:eastAsia="宋体" w:cs="宋体"/>
          <w:b w:val="0"/>
          <w:i w:val="0"/>
          <w:caps w:val="0"/>
          <w:color w:val="auto"/>
          <w:spacing w:val="0"/>
          <w:sz w:val="21"/>
          <w:szCs w:val="21"/>
          <w:highlight w:val="none"/>
          <w:u w:val="none"/>
          <w:shd w:val="clear" w:fill="FFFFFF"/>
        </w:rPr>
        <w:instrText xml:space="preserve">INCLUDEPICTURE \d "http://s3.51cto.com/wyfs02/M02/5A/63/wKiom1T8NjTTDsT0AAGGuRtw63g095.jpg" \* MERGEFORMATINET </w:instrText>
      </w:r>
      <w:r>
        <w:rPr>
          <w:rFonts w:hint="eastAsia" w:ascii="宋体" w:hAnsi="宋体" w:eastAsia="宋体" w:cs="宋体"/>
          <w:b w:val="0"/>
          <w:i w:val="0"/>
          <w:caps w:val="0"/>
          <w:color w:val="auto"/>
          <w:spacing w:val="0"/>
          <w:sz w:val="21"/>
          <w:szCs w:val="21"/>
          <w:highlight w:val="none"/>
          <w:u w:val="none"/>
          <w:shd w:val="clear" w:fill="FFFFFF"/>
        </w:rPr>
        <w:fldChar w:fldCharType="separate"/>
      </w:r>
      <w:r>
        <w:rPr>
          <w:rFonts w:hint="eastAsia" w:ascii="宋体" w:hAnsi="宋体" w:eastAsia="宋体" w:cs="宋体"/>
          <w:b w:val="0"/>
          <w:i w:val="0"/>
          <w:caps w:val="0"/>
          <w:color w:val="auto"/>
          <w:spacing w:val="0"/>
          <w:sz w:val="21"/>
          <w:szCs w:val="21"/>
          <w:highlight w:val="none"/>
          <w:u w:val="none"/>
          <w:shd w:val="clear" w:fill="FFFFFF"/>
        </w:rPr>
        <w:drawing>
          <wp:inline distT="0" distB="0" distL="114300" distR="114300">
            <wp:extent cx="6191250" cy="2219325"/>
            <wp:effectExtent l="0" t="0" r="0" b="9525"/>
            <wp:docPr id="8" name="图片 8" descr="1.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png"/>
                    <pic:cNvPicPr>
                      <a:picLocks noChangeAspect="1"/>
                    </pic:cNvPicPr>
                  </pic:nvPicPr>
                  <pic:blipFill>
                    <a:blip r:embed="rId25"/>
                    <a:stretch>
                      <a:fillRect/>
                    </a:stretch>
                  </pic:blipFill>
                  <pic:spPr>
                    <a:xfrm>
                      <a:off x="0" y="0"/>
                      <a:ext cx="6191250" cy="2219325"/>
                    </a:xfrm>
                    <a:prstGeom prst="rect">
                      <a:avLst/>
                    </a:prstGeom>
                    <a:noFill/>
                    <a:ln w="9525">
                      <a:noFill/>
                      <a:miter/>
                    </a:ln>
                  </pic:spPr>
                </pic:pic>
              </a:graphicData>
            </a:graphic>
          </wp:inline>
        </w:drawing>
      </w:r>
      <w:r>
        <w:rPr>
          <w:rFonts w:hint="eastAsia" w:ascii="宋体" w:hAnsi="宋体" w:eastAsia="宋体" w:cs="宋体"/>
          <w:b w:val="0"/>
          <w:i w:val="0"/>
          <w:caps w:val="0"/>
          <w:color w:val="auto"/>
          <w:spacing w:val="0"/>
          <w:sz w:val="21"/>
          <w:szCs w:val="21"/>
          <w:highlight w:val="none"/>
          <w:u w:val="none"/>
          <w:shd w:val="clear" w:fill="FFFFFF"/>
        </w:rPr>
        <w:fldChar w:fldCharType="end"/>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auto"/>
          <w:spacing w:val="0"/>
          <w:sz w:val="21"/>
          <w:szCs w:val="21"/>
          <w:highlight w:val="none"/>
        </w:rPr>
      </w:pPr>
      <w:r>
        <w:rPr>
          <w:rFonts w:hint="eastAsia" w:ascii="宋体" w:hAnsi="宋体" w:eastAsia="宋体" w:cs="宋体"/>
          <w:b w:val="0"/>
          <w:i w:val="0"/>
          <w:caps w:val="0"/>
          <w:color w:val="auto"/>
          <w:spacing w:val="0"/>
          <w:sz w:val="21"/>
          <w:szCs w:val="21"/>
          <w:highlight w:val="none"/>
          <w:shd w:val="clear" w:fill="FFFFFF"/>
        </w:rPr>
        <w:t>8. 设置http请求</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auto"/>
          <w:spacing w:val="0"/>
          <w:sz w:val="21"/>
          <w:szCs w:val="21"/>
          <w:highlight w:val="none"/>
        </w:rPr>
      </w:pPr>
      <w:r>
        <w:rPr>
          <w:rFonts w:hint="eastAsia" w:ascii="宋体" w:hAnsi="宋体" w:eastAsia="宋体" w:cs="宋体"/>
          <w:b w:val="0"/>
          <w:i w:val="0"/>
          <w:caps w:val="0"/>
          <w:color w:val="auto"/>
          <w:spacing w:val="0"/>
          <w:sz w:val="21"/>
          <w:szCs w:val="21"/>
          <w:highlight w:val="none"/>
          <w:shd w:val="clear" w:fill="FFFFFF"/>
        </w:rPr>
        <w:t>填写参考服务端系分：</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auto"/>
          <w:spacing w:val="0"/>
          <w:sz w:val="21"/>
          <w:szCs w:val="21"/>
          <w:highlight w:val="none"/>
        </w:rPr>
      </w:pPr>
      <w:r>
        <w:rPr>
          <w:rFonts w:hint="eastAsia" w:ascii="宋体" w:hAnsi="宋体" w:eastAsia="宋体" w:cs="宋体"/>
          <w:b w:val="0"/>
          <w:i w:val="0"/>
          <w:caps w:val="0"/>
          <w:color w:val="auto"/>
          <w:spacing w:val="0"/>
          <w:sz w:val="21"/>
          <w:szCs w:val="21"/>
          <w:highlight w:val="none"/>
          <w:u w:val="none"/>
          <w:shd w:val="clear" w:fill="FFFFFF"/>
        </w:rPr>
        <w:fldChar w:fldCharType="begin"/>
      </w:r>
      <w:r>
        <w:rPr>
          <w:rFonts w:hint="eastAsia" w:ascii="宋体" w:hAnsi="宋体" w:eastAsia="宋体" w:cs="宋体"/>
          <w:b w:val="0"/>
          <w:i w:val="0"/>
          <w:caps w:val="0"/>
          <w:color w:val="auto"/>
          <w:spacing w:val="0"/>
          <w:sz w:val="21"/>
          <w:szCs w:val="21"/>
          <w:highlight w:val="none"/>
          <w:u w:val="none"/>
          <w:shd w:val="clear" w:fill="FFFFFF"/>
        </w:rPr>
        <w:instrText xml:space="preserve">INCLUDEPICTURE \d "http://s3.51cto.com/wyfs02/M01/5A/60/wKioL1T8OGvQ3Rj3AACxIXhQdPo362.jpg" \* MERGEFORMATINET </w:instrText>
      </w:r>
      <w:r>
        <w:rPr>
          <w:rFonts w:hint="eastAsia" w:ascii="宋体" w:hAnsi="宋体" w:eastAsia="宋体" w:cs="宋体"/>
          <w:b w:val="0"/>
          <w:i w:val="0"/>
          <w:caps w:val="0"/>
          <w:color w:val="auto"/>
          <w:spacing w:val="0"/>
          <w:sz w:val="21"/>
          <w:szCs w:val="21"/>
          <w:highlight w:val="none"/>
          <w:u w:val="none"/>
          <w:shd w:val="clear" w:fill="FFFFFF"/>
        </w:rPr>
        <w:fldChar w:fldCharType="separate"/>
      </w:r>
      <w:r>
        <w:rPr>
          <w:rFonts w:hint="eastAsia" w:ascii="宋体" w:hAnsi="宋体" w:eastAsia="宋体" w:cs="宋体"/>
          <w:b w:val="0"/>
          <w:i w:val="0"/>
          <w:caps w:val="0"/>
          <w:color w:val="auto"/>
          <w:spacing w:val="0"/>
          <w:sz w:val="21"/>
          <w:szCs w:val="21"/>
          <w:highlight w:val="none"/>
          <w:u w:val="none"/>
          <w:shd w:val="clear" w:fill="FFFFFF"/>
        </w:rPr>
        <w:drawing>
          <wp:inline distT="0" distB="0" distL="114300" distR="114300">
            <wp:extent cx="4810125" cy="1257300"/>
            <wp:effectExtent l="0" t="0" r="9525" b="0"/>
            <wp:docPr id="9" name="图片 9" descr="1.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png"/>
                    <pic:cNvPicPr>
                      <a:picLocks noChangeAspect="1"/>
                    </pic:cNvPicPr>
                  </pic:nvPicPr>
                  <pic:blipFill>
                    <a:blip r:embed="rId27"/>
                    <a:stretch>
                      <a:fillRect/>
                    </a:stretch>
                  </pic:blipFill>
                  <pic:spPr>
                    <a:xfrm>
                      <a:off x="0" y="0"/>
                      <a:ext cx="4810125" cy="1257300"/>
                    </a:xfrm>
                    <a:prstGeom prst="rect">
                      <a:avLst/>
                    </a:prstGeom>
                    <a:noFill/>
                    <a:ln w="9525">
                      <a:noFill/>
                      <a:miter/>
                    </a:ln>
                  </pic:spPr>
                </pic:pic>
              </a:graphicData>
            </a:graphic>
          </wp:inline>
        </w:drawing>
      </w:r>
      <w:r>
        <w:rPr>
          <w:rFonts w:hint="eastAsia" w:ascii="宋体" w:hAnsi="宋体" w:eastAsia="宋体" w:cs="宋体"/>
          <w:b w:val="0"/>
          <w:i w:val="0"/>
          <w:caps w:val="0"/>
          <w:color w:val="auto"/>
          <w:spacing w:val="0"/>
          <w:sz w:val="21"/>
          <w:szCs w:val="21"/>
          <w:highlight w:val="none"/>
          <w:u w:val="none"/>
          <w:shd w:val="clear" w:fill="FFFFFF"/>
        </w:rPr>
        <w:fldChar w:fldCharType="end"/>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auto"/>
          <w:spacing w:val="0"/>
          <w:sz w:val="21"/>
          <w:szCs w:val="21"/>
          <w:highlight w:val="none"/>
        </w:rPr>
      </w:pPr>
      <w:r>
        <w:rPr>
          <w:rFonts w:hint="eastAsia" w:ascii="宋体" w:hAnsi="宋体" w:eastAsia="宋体" w:cs="宋体"/>
          <w:b w:val="0"/>
          <w:i w:val="0"/>
          <w:caps w:val="0"/>
          <w:color w:val="auto"/>
          <w:spacing w:val="0"/>
          <w:sz w:val="21"/>
          <w:szCs w:val="21"/>
          <w:highlight w:val="none"/>
          <w:u w:val="none"/>
          <w:shd w:val="clear" w:fill="FFFFFF"/>
        </w:rPr>
        <w:fldChar w:fldCharType="begin"/>
      </w:r>
      <w:r>
        <w:rPr>
          <w:rFonts w:hint="eastAsia" w:ascii="宋体" w:hAnsi="宋体" w:eastAsia="宋体" w:cs="宋体"/>
          <w:b w:val="0"/>
          <w:i w:val="0"/>
          <w:caps w:val="0"/>
          <w:color w:val="auto"/>
          <w:spacing w:val="0"/>
          <w:sz w:val="21"/>
          <w:szCs w:val="21"/>
          <w:highlight w:val="none"/>
          <w:u w:val="none"/>
          <w:shd w:val="clear" w:fill="FFFFFF"/>
        </w:rPr>
        <w:instrText xml:space="preserve">INCLUDEPICTURE \d "http://s3.51cto.com/wyfs02/M00/5A/63/wKiom1T8NvuTcT6mAAPhUWwBlOc191.jpg" \* MERGEFORMATINET </w:instrText>
      </w:r>
      <w:r>
        <w:rPr>
          <w:rFonts w:hint="eastAsia" w:ascii="宋体" w:hAnsi="宋体" w:eastAsia="宋体" w:cs="宋体"/>
          <w:b w:val="0"/>
          <w:i w:val="0"/>
          <w:caps w:val="0"/>
          <w:color w:val="auto"/>
          <w:spacing w:val="0"/>
          <w:sz w:val="21"/>
          <w:szCs w:val="21"/>
          <w:highlight w:val="none"/>
          <w:u w:val="none"/>
          <w:shd w:val="clear" w:fill="FFFFFF"/>
        </w:rPr>
        <w:fldChar w:fldCharType="separate"/>
      </w:r>
      <w:r>
        <w:rPr>
          <w:rFonts w:hint="eastAsia" w:ascii="宋体" w:hAnsi="宋体" w:eastAsia="宋体" w:cs="宋体"/>
          <w:b w:val="0"/>
          <w:i w:val="0"/>
          <w:caps w:val="0"/>
          <w:color w:val="auto"/>
          <w:spacing w:val="0"/>
          <w:sz w:val="21"/>
          <w:szCs w:val="21"/>
          <w:highlight w:val="none"/>
          <w:u w:val="none"/>
          <w:shd w:val="clear" w:fill="FFFFFF"/>
        </w:rPr>
        <w:drawing>
          <wp:inline distT="0" distB="0" distL="114300" distR="114300">
            <wp:extent cx="6191250" cy="2924175"/>
            <wp:effectExtent l="0" t="0" r="0" b="9525"/>
            <wp:docPr id="10" name="图片 10" descr="1.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png"/>
                    <pic:cNvPicPr>
                      <a:picLocks noChangeAspect="1"/>
                    </pic:cNvPicPr>
                  </pic:nvPicPr>
                  <pic:blipFill>
                    <a:blip r:embed="rId29"/>
                    <a:stretch>
                      <a:fillRect/>
                    </a:stretch>
                  </pic:blipFill>
                  <pic:spPr>
                    <a:xfrm>
                      <a:off x="0" y="0"/>
                      <a:ext cx="6191250" cy="2924175"/>
                    </a:xfrm>
                    <a:prstGeom prst="rect">
                      <a:avLst/>
                    </a:prstGeom>
                    <a:noFill/>
                    <a:ln w="9525">
                      <a:noFill/>
                      <a:miter/>
                    </a:ln>
                  </pic:spPr>
                </pic:pic>
              </a:graphicData>
            </a:graphic>
          </wp:inline>
        </w:drawing>
      </w:r>
      <w:r>
        <w:rPr>
          <w:rFonts w:hint="eastAsia" w:ascii="宋体" w:hAnsi="宋体" w:eastAsia="宋体" w:cs="宋体"/>
          <w:b w:val="0"/>
          <w:i w:val="0"/>
          <w:caps w:val="0"/>
          <w:color w:val="auto"/>
          <w:spacing w:val="0"/>
          <w:sz w:val="21"/>
          <w:szCs w:val="21"/>
          <w:highlight w:val="none"/>
          <w:u w:val="none"/>
          <w:shd w:val="clear" w:fill="FFFFFF"/>
        </w:rPr>
        <w:fldChar w:fldCharType="end"/>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auto"/>
          <w:spacing w:val="0"/>
          <w:sz w:val="21"/>
          <w:szCs w:val="21"/>
          <w:highlight w:val="none"/>
        </w:rPr>
      </w:pPr>
      <w:r>
        <w:rPr>
          <w:rFonts w:hint="default" w:ascii="Arial" w:hAnsi="Arial" w:cs="Arial"/>
          <w:b w:val="0"/>
          <w:i w:val="0"/>
          <w:caps w:val="0"/>
          <w:color w:val="auto"/>
          <w:spacing w:val="0"/>
          <w:sz w:val="21"/>
          <w:szCs w:val="21"/>
          <w:highlight w:val="none"/>
          <w:shd w:val="clear" w:fill="FFFFFF"/>
        </w:rPr>
        <w:t>填写完成，保存测试计划</w:t>
      </w:r>
    </w:p>
    <w:p>
      <w:pPr>
        <w:numPr>
          <w:ilvl w:val="0"/>
          <w:numId w:val="0"/>
        </w:numPr>
        <w:tabs>
          <w:tab w:val="left" w:pos="420"/>
          <w:tab w:val="clear" w:pos="432"/>
        </w:tabs>
        <w:spacing w:before="156" w:after="156"/>
        <w:ind w:leftChars="0"/>
        <w:rPr>
          <w:rFonts w:ascii="宋体" w:hAnsi="宋体" w:cs="宋体"/>
          <w:color w:val="auto"/>
          <w:kern w:val="0"/>
          <w:szCs w:val="21"/>
          <w:highlight w:val="none"/>
        </w:rPr>
      </w:pPr>
    </w:p>
    <w:p>
      <w:pPr>
        <w:numPr>
          <w:ilvl w:val="0"/>
          <w:numId w:val="7"/>
        </w:numPr>
        <w:tabs>
          <w:tab w:val="left" w:pos="420"/>
        </w:tabs>
        <w:spacing w:before="156" w:after="156"/>
        <w:rPr>
          <w:rFonts w:ascii="宋体" w:hAnsi="宋体" w:cs="宋体"/>
          <w:color w:val="auto"/>
          <w:kern w:val="0"/>
          <w:szCs w:val="21"/>
          <w:highlight w:val="none"/>
        </w:rPr>
      </w:pPr>
      <w:r>
        <w:rPr>
          <w:rFonts w:hint="eastAsia" w:ascii="宋体" w:hAnsi="宋体" w:cs="宋体"/>
          <w:color w:val="auto"/>
          <w:kern w:val="0"/>
          <w:szCs w:val="21"/>
          <w:highlight w:val="none"/>
        </w:rPr>
        <w:t>FTP请求</w:t>
      </w:r>
    </w:p>
    <w:p>
      <w:pPr>
        <w:numPr>
          <w:ilvl w:val="0"/>
          <w:numId w:val="7"/>
        </w:numPr>
        <w:tabs>
          <w:tab w:val="left" w:pos="420"/>
        </w:tabs>
        <w:spacing w:before="156" w:after="156"/>
        <w:rPr>
          <w:rFonts w:ascii="宋体" w:hAnsi="宋体" w:cs="宋体"/>
          <w:color w:val="auto"/>
          <w:kern w:val="0"/>
          <w:szCs w:val="21"/>
          <w:highlight w:val="none"/>
        </w:rPr>
      </w:pPr>
      <w:r>
        <w:rPr>
          <w:rFonts w:hint="eastAsia" w:ascii="宋体" w:hAnsi="宋体" w:cs="宋体"/>
          <w:color w:val="auto"/>
          <w:kern w:val="0"/>
          <w:szCs w:val="21"/>
          <w:highlight w:val="none"/>
        </w:rPr>
        <w:t>Java请求</w:t>
      </w:r>
    </w:p>
    <w:p>
      <w:pPr>
        <w:numPr>
          <w:ilvl w:val="0"/>
          <w:numId w:val="7"/>
        </w:numPr>
        <w:tabs>
          <w:tab w:val="left" w:pos="420"/>
        </w:tabs>
        <w:spacing w:before="156" w:after="156"/>
        <w:rPr>
          <w:rFonts w:ascii="宋体" w:hAnsi="宋体" w:cs="宋体"/>
          <w:color w:val="auto"/>
          <w:kern w:val="0"/>
          <w:szCs w:val="21"/>
          <w:highlight w:val="none"/>
        </w:rPr>
      </w:pPr>
      <w:r>
        <w:rPr>
          <w:rFonts w:hint="eastAsia" w:ascii="宋体" w:hAnsi="宋体" w:cs="宋体"/>
          <w:color w:val="auto"/>
          <w:kern w:val="0"/>
          <w:szCs w:val="21"/>
          <w:highlight w:val="none"/>
        </w:rPr>
        <w:t>JDBC请求</w:t>
      </w:r>
    </w:p>
    <w:p>
      <w:pPr>
        <w:numPr>
          <w:ilvl w:val="0"/>
          <w:numId w:val="7"/>
        </w:numPr>
        <w:tabs>
          <w:tab w:val="left" w:pos="420"/>
        </w:tabs>
        <w:spacing w:before="156" w:after="156"/>
        <w:rPr>
          <w:rFonts w:ascii="宋体" w:hAnsi="宋体" w:cs="宋体"/>
          <w:color w:val="auto"/>
          <w:kern w:val="0"/>
          <w:szCs w:val="21"/>
          <w:highlight w:val="none"/>
        </w:rPr>
      </w:pPr>
      <w:r>
        <w:rPr>
          <w:rFonts w:hint="eastAsia" w:ascii="宋体" w:hAnsi="宋体" w:cs="宋体"/>
          <w:color w:val="auto"/>
          <w:kern w:val="0"/>
          <w:szCs w:val="21"/>
          <w:highlight w:val="none"/>
        </w:rPr>
        <w:t>SAOP/XML-RPC请求</w:t>
      </w:r>
    </w:p>
    <w:p>
      <w:pPr>
        <w:numPr>
          <w:ilvl w:val="0"/>
          <w:numId w:val="7"/>
        </w:numPr>
        <w:tabs>
          <w:tab w:val="left" w:pos="420"/>
        </w:tabs>
        <w:spacing w:before="156" w:after="156"/>
        <w:rPr>
          <w:rFonts w:ascii="宋体" w:hAnsi="宋体" w:cs="宋体"/>
          <w:color w:val="auto"/>
          <w:kern w:val="0"/>
          <w:szCs w:val="21"/>
          <w:highlight w:val="none"/>
        </w:rPr>
      </w:pPr>
      <w:r>
        <w:rPr>
          <w:rFonts w:hint="eastAsia" w:ascii="宋体" w:hAnsi="宋体" w:cs="宋体"/>
          <w:color w:val="auto"/>
          <w:kern w:val="0"/>
          <w:szCs w:val="21"/>
          <w:highlight w:val="none"/>
        </w:rPr>
        <w:t>LDAP请求</w:t>
      </w:r>
    </w:p>
    <w:p>
      <w:pPr>
        <w:numPr>
          <w:ilvl w:val="0"/>
          <w:numId w:val="7"/>
        </w:numPr>
        <w:tabs>
          <w:tab w:val="left" w:pos="420"/>
        </w:tabs>
        <w:spacing w:before="156" w:after="156"/>
        <w:rPr>
          <w:rFonts w:ascii="宋体" w:hAnsi="宋体" w:cs="宋体"/>
          <w:color w:val="auto"/>
          <w:kern w:val="0"/>
          <w:szCs w:val="21"/>
          <w:highlight w:val="none"/>
        </w:rPr>
      </w:pPr>
      <w:r>
        <w:rPr>
          <w:rFonts w:hint="eastAsia" w:ascii="宋体" w:hAnsi="宋体" w:cs="宋体"/>
          <w:color w:val="auto"/>
          <w:kern w:val="0"/>
          <w:szCs w:val="21"/>
          <w:highlight w:val="none"/>
        </w:rPr>
        <w:t>Junit请求</w:t>
      </w:r>
    </w:p>
    <w:p>
      <w:pPr>
        <w:numPr>
          <w:ilvl w:val="0"/>
          <w:numId w:val="7"/>
        </w:numPr>
        <w:tabs>
          <w:tab w:val="left" w:pos="420"/>
        </w:tabs>
        <w:spacing w:before="156" w:after="156"/>
        <w:rPr>
          <w:rFonts w:ascii="宋体" w:hAnsi="宋体" w:cs="宋体"/>
          <w:color w:val="auto"/>
          <w:kern w:val="0"/>
          <w:szCs w:val="21"/>
          <w:highlight w:val="none"/>
        </w:rPr>
      </w:pPr>
      <w:r>
        <w:rPr>
          <w:rFonts w:hint="eastAsia" w:ascii="宋体" w:hAnsi="宋体" w:cs="宋体"/>
          <w:color w:val="auto"/>
          <w:kern w:val="0"/>
          <w:szCs w:val="21"/>
          <w:highlight w:val="none"/>
        </w:rPr>
        <w:t>JMS请求</w:t>
      </w:r>
    </w:p>
    <w:p>
      <w:pPr>
        <w:numPr>
          <w:ilvl w:val="0"/>
          <w:numId w:val="7"/>
        </w:numPr>
        <w:tabs>
          <w:tab w:val="left" w:pos="420"/>
        </w:tabs>
        <w:spacing w:before="156" w:after="156"/>
        <w:rPr>
          <w:rFonts w:ascii="宋体" w:hAnsi="宋体" w:cs="宋体"/>
          <w:color w:val="auto"/>
          <w:kern w:val="0"/>
          <w:szCs w:val="21"/>
          <w:highlight w:val="none"/>
        </w:rPr>
      </w:pPr>
      <w:r>
        <w:rPr>
          <w:rFonts w:hint="eastAsia" w:ascii="宋体" w:hAnsi="宋体" w:cs="宋体"/>
          <w:color w:val="auto"/>
          <w:kern w:val="0"/>
          <w:szCs w:val="21"/>
          <w:highlight w:val="none"/>
        </w:rPr>
        <w:t>TCP请求</w:t>
      </w:r>
    </w:p>
    <w:p>
      <w:pPr>
        <w:numPr>
          <w:ilvl w:val="0"/>
          <w:numId w:val="7"/>
        </w:numPr>
        <w:tabs>
          <w:tab w:val="left" w:pos="420"/>
        </w:tabs>
        <w:spacing w:before="156" w:after="156"/>
        <w:rPr>
          <w:rFonts w:ascii="宋体" w:hAnsi="宋体" w:cs="宋体"/>
          <w:color w:val="auto"/>
          <w:kern w:val="0"/>
          <w:szCs w:val="21"/>
          <w:highlight w:val="none"/>
        </w:rPr>
      </w:pPr>
      <w:r>
        <w:rPr>
          <w:rFonts w:hint="eastAsia" w:ascii="宋体" w:hAnsi="宋体" w:cs="宋体"/>
          <w:color w:val="auto"/>
          <w:kern w:val="0"/>
          <w:szCs w:val="21"/>
          <w:highlight w:val="none"/>
        </w:rPr>
        <w:t>STMP请求</w:t>
      </w:r>
    </w:p>
    <w:p>
      <w:pPr>
        <w:spacing w:before="156" w:after="156"/>
        <w:ind w:firstLine="420"/>
        <w:rPr>
          <w:rFonts w:ascii="宋体" w:hAnsi="宋体" w:cs="宋体"/>
          <w:color w:val="auto"/>
          <w:kern w:val="0"/>
          <w:szCs w:val="21"/>
          <w:highlight w:val="none"/>
        </w:rPr>
      </w:pPr>
      <w:r>
        <w:rPr>
          <w:rFonts w:hint="eastAsia" w:ascii="宋体" w:hAnsi="宋体" w:cs="宋体"/>
          <w:color w:val="auto"/>
          <w:kern w:val="0"/>
          <w:szCs w:val="21"/>
          <w:highlight w:val="none"/>
        </w:rPr>
        <w:t>.....</w:t>
      </w:r>
    </w:p>
    <w:p>
      <w:pPr>
        <w:pStyle w:val="4"/>
        <w:rPr>
          <w:color w:val="auto"/>
          <w:highlight w:val="none"/>
        </w:rPr>
      </w:pPr>
      <w:bookmarkStart w:id="12" w:name="_Toc17832"/>
      <w:r>
        <w:rPr>
          <w:rFonts w:hint="eastAsia"/>
          <w:color w:val="auto"/>
          <w:highlight w:val="none"/>
        </w:rPr>
        <w:t>逻辑控制器（</w:t>
      </w:r>
      <w:r>
        <w:rPr>
          <w:color w:val="auto"/>
          <w:highlight w:val="none"/>
        </w:rPr>
        <w:t>Logic Controller</w:t>
      </w:r>
      <w:r>
        <w:rPr>
          <w:rFonts w:hint="eastAsia"/>
          <w:color w:val="auto"/>
          <w:highlight w:val="none"/>
        </w:rPr>
        <w:t>）：少用</w:t>
      </w:r>
      <w:bookmarkEnd w:id="12"/>
    </w:p>
    <w:p>
      <w:pPr>
        <w:widowControl/>
        <w:spacing w:before="156" w:after="156"/>
        <w:ind w:firstLine="420"/>
        <w:jc w:val="left"/>
        <w:rPr>
          <w:color w:val="auto"/>
          <w:highlight w:val="none"/>
        </w:rPr>
      </w:pPr>
      <w:r>
        <w:rPr>
          <w:color w:val="auto"/>
          <w:highlight w:val="none"/>
        </w:rPr>
        <w:t>逻辑控制器</w:t>
      </w:r>
      <w:r>
        <w:rPr>
          <w:rFonts w:hint="eastAsia"/>
          <w:color w:val="auto"/>
          <w:highlight w:val="none"/>
        </w:rPr>
        <w:t>可以</w:t>
      </w:r>
      <w:r>
        <w:rPr>
          <w:color w:val="auto"/>
          <w:highlight w:val="none"/>
        </w:rPr>
        <w:t>自定义</w:t>
      </w:r>
      <w:r>
        <w:rPr>
          <w:rFonts w:hint="eastAsia"/>
          <w:color w:val="auto"/>
          <w:highlight w:val="none"/>
        </w:rPr>
        <w:t>JMeter</w:t>
      </w:r>
      <w:r>
        <w:rPr>
          <w:color w:val="auto"/>
          <w:highlight w:val="none"/>
        </w:rPr>
        <w:t>发送请求的行为逻辑，它与Sampler结合使用可以模拟复杂的请求序列。常用的</w:t>
      </w:r>
      <w:r>
        <w:rPr>
          <w:rFonts w:hint="eastAsia"/>
          <w:color w:val="auto"/>
          <w:highlight w:val="none"/>
        </w:rPr>
        <w:t xml:space="preserve">逻辑控制器有if </w:t>
      </w:r>
      <w:r>
        <w:rPr>
          <w:color w:val="auto"/>
          <w:highlight w:val="none"/>
        </w:rPr>
        <w:t>Controller、</w:t>
      </w:r>
      <w:r>
        <w:rPr>
          <w:rFonts w:hint="eastAsia"/>
          <w:color w:val="auto"/>
          <w:highlight w:val="none"/>
        </w:rPr>
        <w:t xml:space="preserve">while </w:t>
      </w:r>
      <w:r>
        <w:rPr>
          <w:color w:val="auto"/>
          <w:highlight w:val="none"/>
        </w:rPr>
        <w:t>Controller、Runtime Controller、事务控制器、</w:t>
      </w:r>
      <w:r>
        <w:rPr>
          <w:rFonts w:hint="eastAsia"/>
          <w:color w:val="auto"/>
          <w:highlight w:val="none"/>
        </w:rPr>
        <w:t>随机控制器、交替控制器、吞吐量控制器、模块控制器等，如图5-1所示。</w:t>
      </w:r>
    </w:p>
    <w:p>
      <w:pPr>
        <w:spacing w:before="156" w:after="156"/>
        <w:jc w:val="center"/>
        <w:rPr>
          <w:color w:val="auto"/>
          <w:highlight w:val="none"/>
        </w:rPr>
      </w:pPr>
      <w:r>
        <w:rPr>
          <w:color w:val="auto"/>
          <w:highlight w:val="none"/>
        </w:rPr>
        <w:drawing>
          <wp:inline distT="0" distB="0" distL="114300" distR="114300">
            <wp:extent cx="4038600" cy="35337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stretch>
                      <a:fillRect/>
                    </a:stretch>
                  </pic:blipFill>
                  <pic:spPr>
                    <a:xfrm>
                      <a:off x="0" y="0"/>
                      <a:ext cx="4038600" cy="3533775"/>
                    </a:xfrm>
                    <a:prstGeom prst="rect">
                      <a:avLst/>
                    </a:prstGeom>
                    <a:noFill/>
                    <a:ln w="9525">
                      <a:noFill/>
                      <a:miter/>
                    </a:ln>
                  </pic:spPr>
                </pic:pic>
              </a:graphicData>
            </a:graphic>
          </wp:inline>
        </w:drawing>
      </w:r>
    </w:p>
    <w:p>
      <w:pPr>
        <w:spacing w:before="156" w:after="156"/>
        <w:jc w:val="center"/>
        <w:rPr>
          <w:rFonts w:ascii="黑体" w:hAnsi="黑体" w:eastAsia="黑体" w:cs="黑体"/>
          <w:color w:val="auto"/>
          <w:sz w:val="18"/>
          <w:szCs w:val="18"/>
          <w:highlight w:val="none"/>
        </w:rPr>
      </w:pPr>
      <w:r>
        <w:rPr>
          <w:rFonts w:hint="eastAsia" w:ascii="黑体" w:hAnsi="黑体" w:eastAsia="黑体" w:cs="黑体"/>
          <w:color w:val="auto"/>
          <w:sz w:val="18"/>
          <w:szCs w:val="18"/>
          <w:highlight w:val="none"/>
        </w:rPr>
        <w:t>图5-1</w:t>
      </w:r>
      <w:r>
        <w:rPr>
          <w:rFonts w:ascii="黑体" w:hAnsi="黑体" w:eastAsia="黑体" w:cs="黑体"/>
          <w:color w:val="auto"/>
          <w:sz w:val="18"/>
          <w:szCs w:val="18"/>
          <w:highlight w:val="none"/>
        </w:rPr>
        <w:tab/>
      </w:r>
      <w:r>
        <w:rPr>
          <w:rFonts w:ascii="黑体" w:hAnsi="黑体" w:eastAsia="黑体" w:cs="黑体"/>
          <w:color w:val="auto"/>
          <w:sz w:val="18"/>
          <w:szCs w:val="18"/>
          <w:highlight w:val="none"/>
        </w:rPr>
        <w:t>JMeter</w:t>
      </w:r>
      <w:r>
        <w:rPr>
          <w:rFonts w:hint="eastAsia" w:ascii="黑体" w:hAnsi="黑体" w:eastAsia="黑体" w:cs="黑体"/>
          <w:color w:val="auto"/>
          <w:sz w:val="18"/>
          <w:szCs w:val="18"/>
          <w:highlight w:val="none"/>
        </w:rPr>
        <w:t>逻辑控制器</w:t>
      </w:r>
    </w:p>
    <w:p>
      <w:pPr>
        <w:pStyle w:val="4"/>
        <w:rPr>
          <w:color w:val="auto"/>
          <w:highlight w:val="none"/>
        </w:rPr>
      </w:pPr>
      <w:bookmarkStart w:id="13" w:name="_Toc3481"/>
      <w:r>
        <w:rPr>
          <w:rFonts w:hint="eastAsia"/>
          <w:color w:val="auto"/>
          <w:highlight w:val="none"/>
        </w:rPr>
        <w:t>监听器（</w:t>
      </w:r>
      <w:r>
        <w:rPr>
          <w:color w:val="auto"/>
          <w:highlight w:val="none"/>
        </w:rPr>
        <w:t>Listener</w:t>
      </w:r>
      <w:r>
        <w:rPr>
          <w:rFonts w:hint="eastAsia"/>
          <w:color w:val="auto"/>
          <w:highlight w:val="none"/>
        </w:rPr>
        <w:t>）---analysis</w:t>
      </w:r>
      <w:bookmarkEnd w:id="13"/>
    </w:p>
    <w:p>
      <w:pPr>
        <w:widowControl/>
        <w:spacing w:before="156" w:after="156"/>
        <w:ind w:firstLine="420"/>
        <w:jc w:val="left"/>
        <w:rPr>
          <w:color w:val="auto"/>
          <w:highlight w:val="none"/>
        </w:rPr>
      </w:pPr>
      <w:r>
        <w:rPr>
          <w:rFonts w:hint="eastAsia"/>
          <w:color w:val="auto"/>
          <w:highlight w:val="none"/>
        </w:rPr>
        <w:t>对JMeter测试结果进行收集处理并进行可视化展现的一系列元件</w:t>
      </w:r>
      <w:r>
        <w:rPr>
          <w:rFonts w:hint="eastAsia"/>
          <w:color w:val="auto"/>
          <w:highlight w:val="none"/>
        </w:rPr>
        <w:t>，包括发送的请求数据、返回的结果数据、响应时间的统计、吞吐量、错误率、返回结果状态等信息。常见的监听器有图形结果、查看结果树、用表格查看结果、聚合报告等。</w:t>
      </w:r>
    </w:p>
    <w:p>
      <w:pPr>
        <w:pStyle w:val="4"/>
        <w:rPr>
          <w:color w:val="auto"/>
          <w:highlight w:val="none"/>
        </w:rPr>
      </w:pPr>
      <w:bookmarkStart w:id="14" w:name="_Toc20064"/>
      <w:r>
        <w:rPr>
          <w:rFonts w:hint="eastAsia"/>
          <w:color w:val="auto"/>
          <w:highlight w:val="none"/>
        </w:rPr>
        <w:t>配置元件（</w:t>
      </w:r>
      <w:r>
        <w:rPr>
          <w:color w:val="auto"/>
          <w:highlight w:val="none"/>
        </w:rPr>
        <w:t>Config Element</w:t>
      </w:r>
      <w:r>
        <w:rPr>
          <w:rFonts w:hint="eastAsia"/>
          <w:color w:val="auto"/>
          <w:highlight w:val="none"/>
        </w:rPr>
        <w:t>）--维护请求</w:t>
      </w:r>
      <w:bookmarkEnd w:id="14"/>
    </w:p>
    <w:p>
      <w:pPr>
        <w:widowControl/>
        <w:spacing w:before="156" w:after="156"/>
        <w:ind w:firstLine="420"/>
        <w:jc w:val="left"/>
        <w:rPr>
          <w:color w:val="auto"/>
          <w:highlight w:val="none"/>
        </w:rPr>
      </w:pPr>
      <w:r>
        <w:rPr>
          <w:color w:val="auto"/>
          <w:highlight w:val="none"/>
        </w:rPr>
        <w:t>维护Sampler需要的配置信息，并根据实际的需要修改请求的内容</w:t>
      </w:r>
      <w:r>
        <w:rPr>
          <w:rFonts w:hint="eastAsia"/>
          <w:color w:val="auto"/>
          <w:highlight w:val="none"/>
        </w:rPr>
        <w:t>。比如，HTTP、LDAP、Java等默认值，JDBC以及MongoDB配置信息等，最常用的是用</w:t>
      </w:r>
      <w:r>
        <w:rPr>
          <w:color w:val="auto"/>
          <w:highlight w:val="none"/>
        </w:rPr>
        <w:t>CSV Data Set config</w:t>
      </w:r>
      <w:r>
        <w:rPr>
          <w:rFonts w:hint="eastAsia"/>
          <w:color w:val="auto"/>
          <w:highlight w:val="none"/>
        </w:rPr>
        <w:t>或者使用随机参数来做参数化。简单起见，建议将配置元件放在请求开始之前。</w:t>
      </w:r>
    </w:p>
    <w:p>
      <w:pPr>
        <w:pStyle w:val="4"/>
        <w:rPr>
          <w:color w:val="auto"/>
          <w:highlight w:val="none"/>
        </w:rPr>
      </w:pPr>
      <w:bookmarkStart w:id="15" w:name="_Toc7469"/>
      <w:r>
        <w:rPr>
          <w:rFonts w:hint="eastAsia"/>
          <w:color w:val="auto"/>
          <w:highlight w:val="none"/>
        </w:rPr>
        <w:t>定时器（</w:t>
      </w:r>
      <w:r>
        <w:rPr>
          <w:color w:val="auto"/>
          <w:highlight w:val="none"/>
        </w:rPr>
        <w:t>Timer</w:t>
      </w:r>
      <w:r>
        <w:rPr>
          <w:rFonts w:hint="eastAsia"/>
          <w:color w:val="auto"/>
          <w:highlight w:val="none"/>
        </w:rPr>
        <w:t>）(固定、同步定时器)</w:t>
      </w:r>
      <w:bookmarkEnd w:id="15"/>
    </w:p>
    <w:p>
      <w:pPr>
        <w:widowControl/>
        <w:spacing w:before="156" w:after="156"/>
        <w:ind w:firstLine="420"/>
        <w:jc w:val="left"/>
        <w:rPr>
          <w:color w:val="auto"/>
          <w:highlight w:val="none"/>
        </w:rPr>
      </w:pPr>
      <w:r>
        <w:rPr>
          <w:rFonts w:hint="eastAsia"/>
          <w:color w:val="auto"/>
          <w:highlight w:val="none"/>
        </w:rPr>
        <w:t>相当于LoadRunner中的思考时间。设置定时器的目的：一方面是为了更真实的模拟用户并发行为；另一方面是控制每个线程之间的请求间隔时间，以减少服务器压力。</w:t>
      </w:r>
    </w:p>
    <w:p>
      <w:pPr>
        <w:pStyle w:val="4"/>
        <w:rPr>
          <w:color w:val="auto"/>
          <w:highlight w:val="none"/>
        </w:rPr>
      </w:pPr>
      <w:bookmarkStart w:id="16" w:name="_Toc11407"/>
      <w:r>
        <w:rPr>
          <w:rFonts w:hint="eastAsia"/>
          <w:color w:val="auto"/>
          <w:highlight w:val="none"/>
        </w:rPr>
        <w:t>断言（</w:t>
      </w:r>
      <w:r>
        <w:rPr>
          <w:color w:val="auto"/>
          <w:highlight w:val="none"/>
        </w:rPr>
        <w:t>Assertions</w:t>
      </w:r>
      <w:r>
        <w:rPr>
          <w:rFonts w:hint="eastAsia"/>
          <w:color w:val="auto"/>
          <w:highlight w:val="none"/>
        </w:rPr>
        <w:t>）</w:t>
      </w:r>
      <w:bookmarkEnd w:id="16"/>
    </w:p>
    <w:p>
      <w:pPr>
        <w:autoSpaceDN w:val="0"/>
        <w:spacing w:before="156" w:beforeAutospacing="1" w:after="156" w:afterAutospacing="1"/>
        <w:ind w:firstLine="420"/>
        <w:rPr>
          <w:rFonts w:ascii="宋体" w:hAnsi="宋体"/>
          <w:color w:val="auto"/>
          <w:szCs w:val="21"/>
          <w:highlight w:val="none"/>
        </w:rPr>
      </w:pPr>
      <w:r>
        <w:rPr>
          <w:rFonts w:ascii="宋体" w:hAnsi="宋体"/>
          <w:color w:val="auto"/>
          <w:szCs w:val="21"/>
          <w:highlight w:val="none"/>
        </w:rPr>
        <w:t>相当于LoadRunner中的检查点，通过对返回的响应数据与预期数据进行比对，用来判断请求是否成功，可以确保压力测试是在功能正确的前提下执行的，毕竟压力测试的前提是要保证功能的正确性，这个限制对于有效的测试是非常有用的。常用的断言</w:t>
      </w:r>
      <w:r>
        <w:rPr>
          <w:rFonts w:hint="eastAsia" w:ascii="宋体" w:hAnsi="宋体"/>
          <w:color w:val="auto"/>
          <w:szCs w:val="21"/>
          <w:highlight w:val="none"/>
        </w:rPr>
        <w:t>有</w:t>
      </w:r>
      <w:r>
        <w:rPr>
          <w:rFonts w:ascii="宋体" w:hAnsi="宋体"/>
          <w:color w:val="auto"/>
          <w:szCs w:val="21"/>
          <w:highlight w:val="none"/>
        </w:rPr>
        <w:t>响应断言、XML断言、HTM断言、XPath断言等。</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ascii="Arial" w:hAnsi="Arial" w:cs="Arial"/>
          <w:b w:val="0"/>
          <w:i w:val="0"/>
          <w:caps w:val="0"/>
          <w:color w:val="auto"/>
          <w:spacing w:val="0"/>
          <w:sz w:val="18"/>
          <w:szCs w:val="18"/>
          <w:highlight w:val="none"/>
        </w:rPr>
      </w:pPr>
      <w:r>
        <w:rPr>
          <w:rFonts w:hint="default" w:ascii="Arial" w:hAnsi="Arial" w:eastAsia="宋体" w:cs="Arial"/>
          <w:b/>
          <w:i w:val="0"/>
          <w:caps w:val="0"/>
          <w:color w:val="auto"/>
          <w:spacing w:val="0"/>
          <w:kern w:val="0"/>
          <w:sz w:val="18"/>
          <w:szCs w:val="18"/>
          <w:highlight w:val="none"/>
          <w:shd w:val="clear" w:fill="FFFFFF"/>
          <w:lang w:val="en-US" w:eastAsia="zh-CN" w:bidi="ar"/>
        </w:rPr>
        <w:t>响应断言 ：对服务器的响应进行断言校验</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w:t>
      </w:r>
      <w:r>
        <w:rPr>
          <w:rFonts w:hint="default" w:ascii="Arial" w:hAnsi="Arial" w:eastAsia="宋体" w:cs="Arial"/>
          <w:b/>
          <w:i w:val="0"/>
          <w:caps w:val="0"/>
          <w:color w:val="auto"/>
          <w:spacing w:val="0"/>
          <w:kern w:val="0"/>
          <w:sz w:val="18"/>
          <w:szCs w:val="18"/>
          <w:highlight w:val="none"/>
          <w:shd w:val="clear" w:fill="FFFFFF"/>
          <w:lang w:val="en-US" w:eastAsia="zh-CN" w:bidi="ar"/>
        </w:rPr>
        <w:t>（1）应用范围: main sample and sub sample, main sample only , sub-sample only , jmeter variable</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关于应用范围，我们大多数勾选“main sample only” 就足够了，因为我们一个请求，实质上只有一个请求。但是当我们发一个请求时，可以触发多个服务器请求，类似于ajax那种，那么就有main sample  和 sub-sample之分了。</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此外，对于有重定向的请求，并且勾选了“跟随重定向”， 那么这两个请求都是 sub-sample，重定向后的请求（第二个请求）就是main-sample</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关于main sample and sub sample，有兴趣的可以看看这个帖子</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http://stackoverflow.com/questions/28214936/jmeter-in-which-scenario-i-can-use-main-sample-or-sub-sample-or-both-for-te</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w:t>
      </w:r>
      <w:r>
        <w:rPr>
          <w:rFonts w:hint="default" w:ascii="Arial" w:hAnsi="Arial" w:eastAsia="宋体" w:cs="Arial"/>
          <w:b/>
          <w:i w:val="0"/>
          <w:caps w:val="0"/>
          <w:color w:val="auto"/>
          <w:spacing w:val="0"/>
          <w:kern w:val="0"/>
          <w:sz w:val="18"/>
          <w:szCs w:val="18"/>
          <w:highlight w:val="none"/>
          <w:shd w:val="clear" w:fill="FFFFFF"/>
          <w:lang w:val="en-US" w:eastAsia="zh-CN" w:bidi="ar"/>
        </w:rPr>
        <w:t>　（2）响应字段： 响应文本，Document(Text)，url样本，响应代码，响应信息，Response Header，ignore status</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响应文本: 服务器响应文本，一般普通http响应，都勾选这个。</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Document(Text)：一切Apache Tika 支持服务器响应，包括文本响应，还支持 PDF, Office, Audio, Video formats。jmeter会用Apache Tika 去解析服务器响应内容，会很耗内存，而且也很容易解析失败。所以一般普通http请求，不要选择这个。</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url样本：是对sample的url进行断言。如果请求没有重定向（302），那么就是这个就是请求url。 如果有重定向（且跟随重定向），那么url就包含请求url 和 重定向url</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响应代码：http响应代码，如101,200,302,404,501等。但当我们要验证404,501等http响应代码时，需要勾选“ ignore status”。因为当http 响应代码为400,500时，jmeter默认这个请求时失败的。</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响应信息：http响应代码对应的响应信息，例如：OK, Found</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HTTP/1.1 200 Ok</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HTTP/1.1 302 Found</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Response Header : 响应头信息，例如</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Server: Tengine</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Date: Thu, 12 Mar 2015 09:43:52 GMT</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Content-Type: text/html</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Content-Length: 260</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Connection: close</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Location: http://www.baidu.com/404.html</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i w:val="0"/>
          <w:caps w:val="0"/>
          <w:color w:val="auto"/>
          <w:spacing w:val="0"/>
          <w:kern w:val="0"/>
          <w:sz w:val="18"/>
          <w:szCs w:val="18"/>
          <w:highlight w:val="none"/>
          <w:shd w:val="clear" w:fill="FFFFFF"/>
          <w:lang w:val="en-US" w:eastAsia="zh-CN" w:bidi="ar"/>
        </w:rPr>
        <w:t>　　（3）模式匹配规则</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包括：返回结果包括你指定的内容，支持正则匹配</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例如：</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响应字段为： 响应文本</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模式匹配规则：匹配</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断言为：1、invalid    2、[a-z]+</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当返回值为：{"msg":"channel invalid."} ， 这两个断言都是ok的，返回true</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匹配：</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(1) 相当于 equals 。当返回值固定时，可以返回值做断言，效果和equals相同</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(2) 正则匹配 。 用正则表达式匹配返回结果，但必须全部匹配。 即正则表达式必须能匹配整个返回值，而不是返回值的一部分。</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例如：</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响应字段为： 响应文本</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模式匹配规则：匹配</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断言为：1、{"msg":"channel invalid."}   2、\{"msg":"[a-z]+ invalid\."\}  ， 3、[a-z]+</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当返回值为：{"msg":"channel invalid."}   ，断言1 2 是ok的， 断言3是false</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当返回值为：{"msg":"channel invalid."} ， 断言1 3是false， 断言2才是ok的。</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原因是，断言1 只能用于equals，而断言3 只匹配了返回值部分，而不是全部匹配。</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Equals : 返回结果与你指定断言完全一致</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SubString：与 “包括”差不多，都是指返回结果包括你指定的内容，但是subString不支持正则字符串</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例如：</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响应字段为： 响应文本</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模式匹配规则：匹配</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断言为：1、invalid    2、[a-z]+</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当返回值为：{"msg":"channel invalid."} ， 断言1返回true， 但断言2返回false</w:t>
      </w:r>
    </w:p>
    <w:p>
      <w:pPr>
        <w:keepNext w:val="0"/>
        <w:keepLines w:val="0"/>
        <w:widowControl/>
        <w:suppressLineNumbers w:val="0"/>
        <w:shd w:val="clear" w:fill="FFFFFF"/>
        <w:wordWrap w:val="0"/>
        <w:spacing w:before="150" w:beforeAutospacing="0" w:after="150" w:afterAutospacing="0" w:line="324" w:lineRule="atLeast"/>
        <w:ind w:left="0" w:right="0" w:firstLine="0"/>
        <w:jc w:val="left"/>
        <w:rPr>
          <w:rFonts w:hint="default" w:ascii="Arial" w:hAnsi="Arial" w:cs="Arial"/>
          <w:b w:val="0"/>
          <w:i w:val="0"/>
          <w:caps w:val="0"/>
          <w:color w:val="auto"/>
          <w:spacing w:val="0"/>
          <w:sz w:val="18"/>
          <w:szCs w:val="18"/>
          <w:highlight w:val="none"/>
        </w:rPr>
      </w:pPr>
      <w:r>
        <w:rPr>
          <w:rFonts w:hint="default" w:ascii="Arial" w:hAnsi="Arial" w:eastAsia="宋体" w:cs="Arial"/>
          <w:b w:val="0"/>
          <w:i w:val="0"/>
          <w:caps w:val="0"/>
          <w:color w:val="auto"/>
          <w:spacing w:val="0"/>
          <w:kern w:val="0"/>
          <w:sz w:val="18"/>
          <w:szCs w:val="18"/>
          <w:highlight w:val="none"/>
          <w:shd w:val="clear" w:fill="FFFFFF"/>
          <w:lang w:val="en-US" w:eastAsia="zh-CN" w:bidi="ar"/>
        </w:rPr>
        <w:t>　　否：就相当于取反。 如果上面断言结果为true，勾选“否”后，最终断言结果为false。如果上面断言结果为false，勾选“否”后，则最终断言结果为 true。</w:t>
      </w:r>
    </w:p>
    <w:p>
      <w:pPr>
        <w:autoSpaceDN w:val="0"/>
        <w:spacing w:before="156" w:beforeAutospacing="1" w:after="156" w:afterAutospacing="1"/>
        <w:ind w:firstLine="420"/>
        <w:rPr>
          <w:rFonts w:ascii="宋体" w:hAnsi="宋体"/>
          <w:color w:val="auto"/>
          <w:szCs w:val="21"/>
          <w:highlight w:val="none"/>
        </w:rPr>
      </w:pPr>
    </w:p>
    <w:p>
      <w:pPr>
        <w:pStyle w:val="4"/>
        <w:rPr>
          <w:color w:val="auto"/>
          <w:highlight w:val="none"/>
        </w:rPr>
      </w:pPr>
      <w:bookmarkStart w:id="17" w:name="_Toc15739"/>
      <w:r>
        <w:rPr>
          <w:rFonts w:hint="eastAsia"/>
          <w:color w:val="auto"/>
          <w:highlight w:val="none"/>
        </w:rPr>
        <w:t>前置处理器（</w:t>
      </w:r>
      <w:r>
        <w:rPr>
          <w:color w:val="auto"/>
          <w:highlight w:val="none"/>
        </w:rPr>
        <w:t>Per Processors</w:t>
      </w:r>
      <w:r>
        <w:rPr>
          <w:rFonts w:hint="eastAsia"/>
          <w:color w:val="auto"/>
          <w:highlight w:val="none"/>
        </w:rPr>
        <w:t>）--修改请求</w:t>
      </w:r>
      <w:bookmarkEnd w:id="17"/>
    </w:p>
    <w:p>
      <w:pPr>
        <w:widowControl/>
        <w:tabs>
          <w:tab w:val="left" w:pos="0"/>
        </w:tabs>
        <w:spacing w:before="156" w:after="156"/>
        <w:jc w:val="left"/>
        <w:rPr>
          <w:color w:val="auto"/>
          <w:highlight w:val="none"/>
        </w:rPr>
      </w:pPr>
      <w:r>
        <w:rPr>
          <w:color w:val="auto"/>
          <w:highlight w:val="none"/>
        </w:rPr>
        <w:tab/>
      </w:r>
      <w:r>
        <w:rPr>
          <w:color w:val="auto"/>
          <w:highlight w:val="none"/>
        </w:rPr>
        <w:t>常常用来修改请求的设置</w:t>
      </w:r>
      <w:r>
        <w:rPr>
          <w:rFonts w:hint="eastAsia"/>
          <w:color w:val="auto"/>
          <w:highlight w:val="none"/>
        </w:rPr>
        <w:t>。</w:t>
      </w:r>
      <w:r>
        <w:rPr>
          <w:color w:val="auto"/>
          <w:highlight w:val="none"/>
        </w:rPr>
        <w:t>例如，HTTP URL重写修复符则可以实现URL重写，当RUL中有sessionID 一类的session信息时，可以通过该处理器填充发出请求的实际的sessionID</w:t>
      </w:r>
      <w:r>
        <w:rPr>
          <w:rFonts w:hint="eastAsia"/>
          <w:color w:val="auto"/>
          <w:highlight w:val="none"/>
        </w:rPr>
        <w:t>。</w:t>
      </w:r>
    </w:p>
    <w:p>
      <w:pPr>
        <w:pStyle w:val="5"/>
        <w:rPr>
          <w:color w:val="auto"/>
          <w:highlight w:val="none"/>
        </w:rPr>
      </w:pPr>
      <w:r>
        <w:rPr>
          <w:rFonts w:hint="eastAsia"/>
          <w:color w:val="auto"/>
          <w:highlight w:val="none"/>
        </w:rPr>
        <w:t>后置处理器（</w:t>
      </w:r>
      <w:r>
        <w:rPr>
          <w:color w:val="auto"/>
          <w:highlight w:val="none"/>
        </w:rPr>
        <w:t>Post Processors</w:t>
      </w:r>
      <w:r>
        <w:rPr>
          <w:rFonts w:hint="eastAsia"/>
          <w:color w:val="auto"/>
          <w:highlight w:val="none"/>
        </w:rPr>
        <w:t>）--关联</w:t>
      </w:r>
    </w:p>
    <w:p>
      <w:pPr>
        <w:widowControl/>
        <w:spacing w:before="156" w:after="156"/>
        <w:ind w:firstLine="420"/>
        <w:jc w:val="left"/>
        <w:rPr>
          <w:color w:val="auto"/>
          <w:highlight w:val="none"/>
        </w:rPr>
      </w:pPr>
      <w:r>
        <w:rPr>
          <w:rFonts w:hint="eastAsia"/>
          <w:color w:val="auto"/>
          <w:highlight w:val="none"/>
        </w:rPr>
        <w:t>相当于LoadRunner中的关联。</w:t>
      </w:r>
      <w:r>
        <w:rPr>
          <w:color w:val="auto"/>
          <w:highlight w:val="none"/>
        </w:rPr>
        <w:t>用于对Sampler 发出请求后得到的服务器响应</w:t>
      </w:r>
      <w:r>
        <w:rPr>
          <w:rFonts w:hint="eastAsia"/>
          <w:color w:val="auto"/>
          <w:highlight w:val="none"/>
        </w:rPr>
        <w:t>数据</w:t>
      </w:r>
      <w:r>
        <w:rPr>
          <w:color w:val="auto"/>
          <w:highlight w:val="none"/>
        </w:rPr>
        <w:t>进行处理。一般用来提取响应中的特定数据</w:t>
      </w:r>
      <w:r>
        <w:rPr>
          <w:rFonts w:hint="eastAsia"/>
          <w:color w:val="auto"/>
          <w:highlight w:val="none"/>
        </w:rPr>
        <w:t>，比如用</w:t>
      </w:r>
      <w:r>
        <w:rPr>
          <w:color w:val="auto"/>
          <w:highlight w:val="none"/>
        </w:rPr>
        <w:t>后置处理器的正则表达式提取器</w:t>
      </w:r>
      <w:r>
        <w:rPr>
          <w:rFonts w:hint="eastAsia"/>
          <w:color w:val="auto"/>
          <w:highlight w:val="none"/>
        </w:rPr>
        <w:t>来对服务器返回的特定数据进行关联操作。</w:t>
      </w:r>
    </w:p>
    <w:p>
      <w:pPr>
        <w:pStyle w:val="2"/>
        <w:rPr>
          <w:color w:val="auto"/>
          <w:highlight w:val="none"/>
        </w:rPr>
      </w:pPr>
      <w:bookmarkStart w:id="18" w:name="_Toc30254"/>
      <w:r>
        <w:rPr>
          <w:color w:val="auto"/>
          <w:highlight w:val="none"/>
        </w:rPr>
        <w:t>JMeter</w:t>
      </w:r>
      <w:r>
        <w:rPr>
          <w:rFonts w:hint="eastAsia"/>
          <w:color w:val="auto"/>
          <w:highlight w:val="none"/>
        </w:rPr>
        <w:t>快速入门之HTTP脚本实战</w:t>
      </w:r>
      <w:bookmarkEnd w:id="18"/>
    </w:p>
    <w:p>
      <w:pPr>
        <w:pStyle w:val="16"/>
        <w:spacing w:before="156" w:after="156"/>
        <w:ind w:firstLine="420"/>
        <w:rPr>
          <w:color w:val="auto"/>
          <w:highlight w:val="none"/>
        </w:rPr>
      </w:pPr>
      <w:r>
        <w:rPr>
          <w:rFonts w:hint="eastAsia"/>
          <w:color w:val="auto"/>
          <w:highlight w:val="none"/>
        </w:rPr>
        <w:t>所有的性能测试工具原理基本是一样的：最里层是发送相应请求的脚本，然后外层的多线程/进程调用我们脚本产生压力对服务器发送压力，一个资源监控器对压力测试过程中请求处理时间进行收集整理分析。（</w:t>
      </w:r>
      <w:r>
        <w:rPr>
          <w:rFonts w:hint="eastAsia"/>
          <w:color w:val="auto"/>
          <w:highlight w:val="none"/>
        </w:rPr>
        <w:t>请求</w:t>
      </w:r>
      <w:r>
        <w:rPr>
          <w:color w:val="auto"/>
          <w:highlight w:val="none"/>
        </w:rPr>
        <w:t>—</w:t>
      </w:r>
      <w:r>
        <w:rPr>
          <w:rFonts w:hint="eastAsia"/>
          <w:color w:val="auto"/>
          <w:highlight w:val="none"/>
        </w:rPr>
        <w:t>多线程---结果收集</w:t>
      </w:r>
      <w:r>
        <w:rPr>
          <w:rFonts w:hint="eastAsia"/>
          <w:color w:val="auto"/>
          <w:highlight w:val="none"/>
        </w:rPr>
        <w:t>）</w:t>
      </w:r>
    </w:p>
    <w:p>
      <w:pPr>
        <w:pStyle w:val="16"/>
        <w:spacing w:before="156" w:after="156"/>
        <w:ind w:firstLine="420"/>
        <w:rPr>
          <w:color w:val="auto"/>
          <w:highlight w:val="none"/>
        </w:rPr>
      </w:pPr>
      <w:r>
        <w:rPr>
          <w:rFonts w:hint="eastAsia"/>
          <w:color w:val="auto"/>
          <w:highlight w:val="none"/>
        </w:rPr>
        <w:t>在前面学习LoadRunner过程中，已经深入理解了Vuser、参数化、关联、检查点、思考时间、场景设计、结果分析，所以在学习JMeter的时候也参考了LoadRunner的一些概念来进行学习，这样大大加快了的理解速度。</w:t>
      </w:r>
    </w:p>
    <w:p>
      <w:pPr>
        <w:pStyle w:val="3"/>
        <w:rPr>
          <w:color w:val="auto"/>
          <w:highlight w:val="none"/>
        </w:rPr>
      </w:pPr>
      <w:bookmarkStart w:id="19" w:name="_Toc20380"/>
      <w:r>
        <w:rPr>
          <w:rFonts w:hint="eastAsia"/>
          <w:color w:val="auto"/>
          <w:highlight w:val="none"/>
        </w:rPr>
        <w:t>测试计划</w:t>
      </w:r>
      <w:bookmarkEnd w:id="19"/>
    </w:p>
    <w:p>
      <w:pPr>
        <w:spacing w:before="156" w:after="156"/>
        <w:ind w:left="420" w:firstLine="420"/>
        <w:rPr>
          <w:color w:val="auto"/>
          <w:highlight w:val="none"/>
        </w:rPr>
      </w:pPr>
      <w:r>
        <w:rPr>
          <w:rFonts w:hint="eastAsia"/>
          <w:color w:val="auto"/>
          <w:highlight w:val="none"/>
        </w:rPr>
        <w:t>测试计划是使用JMeter进行测试的起点，它是其他JMeter测试元件的容器，每个测试场景/脚本都包含一个测试计划（见图5-2），也可以说每个测试场景/脚本都叫一个测试计划。</w:t>
      </w:r>
    </w:p>
    <w:p>
      <w:pPr>
        <w:spacing w:before="156" w:after="156"/>
        <w:jc w:val="center"/>
        <w:rPr>
          <w:color w:val="auto"/>
          <w:highlight w:val="none"/>
        </w:rPr>
      </w:pPr>
      <w:r>
        <w:rPr>
          <w:color w:val="auto"/>
          <w:highlight w:val="none"/>
        </w:rPr>
        <w:drawing>
          <wp:inline distT="0" distB="0" distL="114300" distR="114300">
            <wp:extent cx="4591050" cy="24479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1"/>
                    <a:stretch>
                      <a:fillRect/>
                    </a:stretch>
                  </pic:blipFill>
                  <pic:spPr>
                    <a:xfrm>
                      <a:off x="0" y="0"/>
                      <a:ext cx="4591050" cy="2447925"/>
                    </a:xfrm>
                    <a:prstGeom prst="rect">
                      <a:avLst/>
                    </a:prstGeom>
                    <a:noFill/>
                    <a:ln w="9525">
                      <a:noFill/>
                      <a:miter/>
                    </a:ln>
                  </pic:spPr>
                </pic:pic>
              </a:graphicData>
            </a:graphic>
          </wp:inline>
        </w:drawing>
      </w:r>
    </w:p>
    <w:p>
      <w:pPr>
        <w:spacing w:before="156" w:after="156"/>
        <w:ind w:firstLine="360"/>
        <w:jc w:val="center"/>
        <w:rPr>
          <w:rFonts w:ascii="黑体" w:hAnsi="黑体" w:eastAsia="黑体" w:cs="黑体"/>
          <w:color w:val="auto"/>
          <w:sz w:val="18"/>
          <w:szCs w:val="18"/>
          <w:highlight w:val="none"/>
        </w:rPr>
      </w:pPr>
      <w:r>
        <w:rPr>
          <w:rFonts w:hint="eastAsia" w:ascii="黑体" w:hAnsi="黑体" w:eastAsia="黑体" w:cs="黑体"/>
          <w:color w:val="auto"/>
          <w:sz w:val="18"/>
          <w:szCs w:val="18"/>
          <w:highlight w:val="none"/>
        </w:rPr>
        <w:t xml:space="preserve">图5-2  </w:t>
      </w:r>
      <w:r>
        <w:rPr>
          <w:rFonts w:ascii="黑体" w:hAnsi="黑体" w:eastAsia="黑体" w:cs="黑体"/>
          <w:color w:val="auto"/>
          <w:sz w:val="18"/>
          <w:szCs w:val="18"/>
          <w:highlight w:val="none"/>
        </w:rPr>
        <w:t>JMeter</w:t>
      </w:r>
      <w:r>
        <w:rPr>
          <w:rFonts w:hint="eastAsia" w:ascii="黑体" w:hAnsi="黑体" w:eastAsia="黑体" w:cs="黑体"/>
          <w:color w:val="auto"/>
          <w:sz w:val="18"/>
          <w:szCs w:val="18"/>
          <w:highlight w:val="none"/>
        </w:rPr>
        <w:t>测试计划</w:t>
      </w:r>
    </w:p>
    <w:p>
      <w:pPr>
        <w:pStyle w:val="3"/>
        <w:rPr>
          <w:color w:val="auto"/>
          <w:highlight w:val="none"/>
        </w:rPr>
      </w:pPr>
      <w:bookmarkStart w:id="20" w:name="_Toc9969"/>
      <w:r>
        <w:rPr>
          <w:rFonts w:hint="eastAsia"/>
          <w:color w:val="auto"/>
          <w:highlight w:val="none"/>
        </w:rPr>
        <w:t>Vuser及场景设计</w:t>
      </w:r>
      <w:bookmarkEnd w:id="20"/>
    </w:p>
    <w:p>
      <w:pPr>
        <w:spacing w:before="156" w:after="156"/>
        <w:ind w:firstLine="420"/>
        <w:rPr>
          <w:color w:val="auto"/>
          <w:highlight w:val="none"/>
        </w:rPr>
      </w:pPr>
      <w:r>
        <w:rPr>
          <w:rFonts w:hint="eastAsia"/>
          <w:color w:val="auto"/>
          <w:highlight w:val="none"/>
        </w:rPr>
        <w:t>在测试计划基础上新建一个线程组，线程组的属性如图5-3所示，JMeter的场景设计以及Vuser都是在线程组下进行设计完成的。</w:t>
      </w:r>
    </w:p>
    <w:p>
      <w:pPr>
        <w:spacing w:before="156" w:after="156"/>
        <w:ind w:firstLine="420"/>
        <w:rPr>
          <w:color w:val="auto"/>
          <w:highlight w:val="none"/>
        </w:rPr>
      </w:pPr>
      <w:r>
        <w:rPr>
          <w:rFonts w:hint="eastAsia"/>
          <w:color w:val="auto"/>
          <w:highlight w:val="none"/>
        </w:rPr>
        <w:t>线程组里的“线程数”相当于Loadrunner中的Vuser，线程数量就是实际压测过程中的并发量。线程组里的“循环次数”以及“调度器”就相当于Loadrunner中的场景设计模块，它决定了线程组加压的方式以及持续次数或者持续时间。</w:t>
      </w:r>
    </w:p>
    <w:p>
      <w:pPr>
        <w:spacing w:before="156" w:after="156"/>
        <w:rPr>
          <w:color w:val="auto"/>
          <w:highlight w:val="none"/>
        </w:rPr>
      </w:pPr>
      <w:r>
        <w:rPr>
          <w:color w:val="auto"/>
          <w:highlight w:val="none"/>
        </w:rPr>
        <w:drawing>
          <wp:inline distT="0" distB="0" distL="114300" distR="114300">
            <wp:extent cx="5276850" cy="22764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2"/>
                    <a:stretch>
                      <a:fillRect/>
                    </a:stretch>
                  </pic:blipFill>
                  <pic:spPr>
                    <a:xfrm>
                      <a:off x="0" y="0"/>
                      <a:ext cx="5276850" cy="2276475"/>
                    </a:xfrm>
                    <a:prstGeom prst="rect">
                      <a:avLst/>
                    </a:prstGeom>
                    <a:noFill/>
                    <a:ln w="9525">
                      <a:noFill/>
                      <a:miter/>
                    </a:ln>
                  </pic:spPr>
                </pic:pic>
              </a:graphicData>
            </a:graphic>
          </wp:inline>
        </w:drawing>
      </w:r>
    </w:p>
    <w:p>
      <w:pPr>
        <w:spacing w:before="156" w:after="156"/>
        <w:ind w:firstLine="360"/>
        <w:jc w:val="center"/>
        <w:rPr>
          <w:rFonts w:ascii="黑体" w:hAnsi="黑体" w:eastAsia="黑体" w:cs="黑体"/>
          <w:color w:val="auto"/>
          <w:sz w:val="18"/>
          <w:szCs w:val="18"/>
          <w:highlight w:val="none"/>
        </w:rPr>
      </w:pPr>
      <w:r>
        <w:rPr>
          <w:rFonts w:hint="eastAsia" w:ascii="黑体" w:hAnsi="黑体" w:eastAsia="黑体" w:cs="黑体"/>
          <w:color w:val="auto"/>
          <w:sz w:val="18"/>
          <w:szCs w:val="18"/>
          <w:highlight w:val="none"/>
        </w:rPr>
        <w:t>图5-3</w:t>
      </w:r>
      <w:r>
        <w:rPr>
          <w:rFonts w:ascii="黑体" w:hAnsi="黑体" w:eastAsia="黑体" w:cs="黑体"/>
          <w:color w:val="auto"/>
          <w:sz w:val="18"/>
          <w:szCs w:val="18"/>
          <w:highlight w:val="none"/>
        </w:rPr>
        <w:t>JMeter</w:t>
      </w:r>
      <w:r>
        <w:rPr>
          <w:rFonts w:hint="eastAsia" w:ascii="黑体" w:hAnsi="黑体" w:eastAsia="黑体" w:cs="黑体"/>
          <w:color w:val="auto"/>
          <w:sz w:val="18"/>
          <w:szCs w:val="18"/>
          <w:highlight w:val="none"/>
        </w:rPr>
        <w:t>线程组属性</w:t>
      </w:r>
    </w:p>
    <w:p>
      <w:pPr>
        <w:tabs>
          <w:tab w:val="left" w:pos="420"/>
        </w:tabs>
        <w:spacing w:before="156" w:after="156"/>
        <w:rPr>
          <w:rFonts w:ascii="宋体" w:hAnsi="宋体" w:cs="宋体"/>
          <w:color w:val="auto"/>
          <w:kern w:val="0"/>
          <w:szCs w:val="21"/>
          <w:highlight w:val="none"/>
        </w:rPr>
      </w:pPr>
    </w:p>
    <w:p>
      <w:pPr>
        <w:pStyle w:val="3"/>
        <w:rPr>
          <w:color w:val="auto"/>
          <w:highlight w:val="none"/>
        </w:rPr>
      </w:pPr>
      <w:bookmarkStart w:id="21" w:name="_Toc27525"/>
      <w:r>
        <w:rPr>
          <w:color w:val="auto"/>
          <w:highlight w:val="none"/>
        </w:rPr>
        <w:t>JMeter</w:t>
      </w:r>
      <w:r>
        <w:rPr>
          <w:rFonts w:hint="eastAsia"/>
          <w:color w:val="auto"/>
          <w:highlight w:val="none"/>
        </w:rPr>
        <w:t>之脚本录制</w:t>
      </w:r>
      <w:bookmarkEnd w:id="21"/>
    </w:p>
    <w:p>
      <w:pPr>
        <w:pStyle w:val="16"/>
        <w:spacing w:before="156" w:after="156"/>
        <w:ind w:firstLine="420"/>
        <w:rPr>
          <w:color w:val="auto"/>
          <w:highlight w:val="none"/>
        </w:rPr>
      </w:pPr>
      <w:r>
        <w:rPr>
          <w:color w:val="auto"/>
          <w:highlight w:val="none"/>
        </w:rPr>
        <w:t>JMeter</w:t>
      </w:r>
      <w:r>
        <w:rPr>
          <w:rFonts w:hint="eastAsia"/>
          <w:color w:val="auto"/>
          <w:highlight w:val="none"/>
        </w:rPr>
        <w:t>在做</w:t>
      </w:r>
      <w:r>
        <w:rPr>
          <w:color w:val="auto"/>
          <w:highlight w:val="none"/>
        </w:rPr>
        <w:t>HTTP</w:t>
      </w:r>
      <w:r>
        <w:rPr>
          <w:rFonts w:hint="eastAsia"/>
          <w:color w:val="auto"/>
          <w:highlight w:val="none"/>
        </w:rPr>
        <w:t>脚本时也是用录制方式进行的，目前JMeter有两种脚本录制方式：利用BadBoy进行录制和使用Jmeter代理进行录制，下面跟一起进行学习。</w:t>
      </w:r>
    </w:p>
    <w:p>
      <w:pPr>
        <w:pStyle w:val="4"/>
        <w:rPr>
          <w:color w:val="auto"/>
          <w:highlight w:val="none"/>
        </w:rPr>
      </w:pPr>
      <w:bookmarkStart w:id="22" w:name="_Toc7613"/>
      <w:r>
        <w:rPr>
          <w:rFonts w:hint="eastAsia"/>
          <w:color w:val="auto"/>
          <w:highlight w:val="none"/>
        </w:rPr>
        <w:t>利用BadBoy进行脚本录制</w:t>
      </w:r>
      <w:bookmarkEnd w:id="22"/>
    </w:p>
    <w:p>
      <w:pPr>
        <w:pStyle w:val="16"/>
        <w:spacing w:before="156" w:after="156"/>
        <w:ind w:firstLine="420"/>
        <w:rPr>
          <w:color w:val="auto"/>
          <w:highlight w:val="none"/>
        </w:rPr>
      </w:pPr>
      <w:r>
        <w:rPr>
          <w:rFonts w:hint="eastAsia"/>
          <w:color w:val="auto"/>
          <w:highlight w:val="none"/>
        </w:rPr>
        <w:t>在正式开始讲解之前，我们先来做一些准备工作：</w:t>
      </w:r>
    </w:p>
    <w:p>
      <w:pPr>
        <w:pStyle w:val="16"/>
        <w:spacing w:before="156" w:after="156"/>
        <w:ind w:firstLine="420"/>
        <w:rPr>
          <w:color w:val="auto"/>
          <w:highlight w:val="none"/>
        </w:rPr>
      </w:pPr>
      <w:r>
        <w:rPr>
          <w:rFonts w:hint="eastAsia"/>
          <w:color w:val="auto"/>
          <w:highlight w:val="none"/>
        </w:rPr>
        <w:t>（1）下载：通过Badboy的官方网站（http://www.badboy.com.au）下载Badboy的最新版本；</w:t>
      </w:r>
    </w:p>
    <w:p>
      <w:pPr>
        <w:pStyle w:val="16"/>
        <w:spacing w:before="156" w:after="156"/>
        <w:ind w:firstLine="420"/>
        <w:rPr>
          <w:color w:val="auto"/>
          <w:highlight w:val="none"/>
        </w:rPr>
      </w:pPr>
      <w:r>
        <w:rPr>
          <w:rFonts w:hint="eastAsia"/>
          <w:color w:val="auto"/>
          <w:highlight w:val="none"/>
        </w:rPr>
        <w:t>（2）安装Badboy。安装完成后，在桌面和Windows开始菜单中能看到相应的快捷方式，或Badboy安装目录下的Badboy.exe 文件，直接双击启动Badboy； </w:t>
      </w:r>
    </w:p>
    <w:p>
      <w:pPr>
        <w:pStyle w:val="16"/>
        <w:spacing w:before="156" w:after="156"/>
        <w:ind w:firstLine="420"/>
        <w:rPr>
          <w:color w:val="auto"/>
          <w:highlight w:val="none"/>
        </w:rPr>
      </w:pPr>
      <w:r>
        <w:rPr>
          <w:rFonts w:hint="eastAsia"/>
          <w:color w:val="auto"/>
          <w:highlight w:val="none"/>
        </w:rPr>
        <w:t>（3）启动Badboy。可以看到下面的界面，如图5-4所示。界面：：：</w:t>
      </w:r>
    </w:p>
    <w:p>
      <w:pPr>
        <w:spacing w:before="156" w:after="156"/>
        <w:rPr>
          <w:color w:val="auto"/>
          <w:highlight w:val="none"/>
        </w:rPr>
      </w:pPr>
      <w:r>
        <w:rPr>
          <w:color w:val="auto"/>
          <w:highlight w:val="none"/>
        </w:rPr>
        <w:drawing>
          <wp:inline distT="0" distB="0" distL="114300" distR="114300">
            <wp:extent cx="4886325" cy="36480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3"/>
                    <a:stretch>
                      <a:fillRect/>
                    </a:stretch>
                  </pic:blipFill>
                  <pic:spPr>
                    <a:xfrm>
                      <a:off x="0" y="0"/>
                      <a:ext cx="4886325" cy="3648075"/>
                    </a:xfrm>
                    <a:prstGeom prst="rect">
                      <a:avLst/>
                    </a:prstGeom>
                    <a:noFill/>
                    <a:ln w="9525">
                      <a:noFill/>
                      <a:miter/>
                    </a:ln>
                  </pic:spPr>
                </pic:pic>
              </a:graphicData>
            </a:graphic>
          </wp:inline>
        </w:drawing>
      </w:r>
    </w:p>
    <w:p>
      <w:pPr>
        <w:spacing w:before="156" w:after="156"/>
        <w:ind w:left="420"/>
        <w:jc w:val="center"/>
        <w:rPr>
          <w:rFonts w:ascii="黑体" w:hAnsi="黑体" w:eastAsia="黑体" w:cs="黑体"/>
          <w:color w:val="auto"/>
          <w:sz w:val="18"/>
          <w:szCs w:val="18"/>
          <w:highlight w:val="none"/>
        </w:rPr>
      </w:pPr>
      <w:r>
        <w:rPr>
          <w:rFonts w:hint="eastAsia" w:ascii="黑体" w:hAnsi="黑体" w:eastAsia="黑体" w:cs="黑体"/>
          <w:color w:val="auto"/>
          <w:sz w:val="18"/>
          <w:szCs w:val="18"/>
          <w:highlight w:val="none"/>
        </w:rPr>
        <w:t>图5-4</w:t>
      </w:r>
      <w:r>
        <w:rPr>
          <w:rFonts w:ascii="黑体" w:hAnsi="黑体" w:eastAsia="黑体" w:cs="黑体"/>
          <w:color w:val="auto"/>
          <w:sz w:val="18"/>
          <w:szCs w:val="18"/>
          <w:highlight w:val="none"/>
        </w:rPr>
        <w:t xml:space="preserve">  Badboy</w:t>
      </w:r>
      <w:r>
        <w:rPr>
          <w:rFonts w:hint="eastAsia" w:ascii="黑体" w:hAnsi="黑体" w:eastAsia="黑体" w:cs="黑体"/>
          <w:color w:val="auto"/>
          <w:sz w:val="18"/>
          <w:szCs w:val="18"/>
          <w:highlight w:val="none"/>
        </w:rPr>
        <w:t>界面</w:t>
      </w:r>
    </w:p>
    <w:p>
      <w:pPr>
        <w:widowControl/>
        <w:spacing w:before="156" w:after="156"/>
        <w:ind w:firstLine="420"/>
        <w:jc w:val="left"/>
        <w:rPr>
          <w:rFonts w:ascii="宋体" w:hAnsi="宋体" w:cs="宋体"/>
          <w:color w:val="auto"/>
          <w:kern w:val="0"/>
          <w:szCs w:val="21"/>
          <w:highlight w:val="none"/>
        </w:rPr>
      </w:pPr>
      <w:r>
        <w:rPr>
          <w:rFonts w:hint="eastAsia" w:ascii="宋体" w:hAnsi="宋体" w:cs="宋体"/>
          <w:color w:val="auto"/>
          <w:kern w:val="0"/>
          <w:szCs w:val="21"/>
          <w:highlight w:val="none"/>
        </w:rPr>
        <w:t>准备工作完成，我们开始正式录制脚本。在地址栏中输入需要录制Web应用的URL，以http://www.baidu.com 为例 。</w:t>
      </w:r>
    </w:p>
    <w:p>
      <w:pPr>
        <w:widowControl/>
        <w:spacing w:before="156" w:after="156"/>
        <w:ind w:firstLine="420"/>
        <w:jc w:val="left"/>
        <w:rPr>
          <w:rFonts w:ascii="宋体" w:hAnsi="宋体" w:cs="宋体"/>
          <w:color w:val="auto"/>
          <w:kern w:val="0"/>
          <w:szCs w:val="21"/>
          <w:highlight w:val="none"/>
        </w:rPr>
      </w:pPr>
      <w:r>
        <w:rPr>
          <w:rFonts w:hint="eastAsia" w:ascii="宋体" w:hAnsi="宋体" w:cs="宋体"/>
          <w:color w:val="auto"/>
          <w:kern w:val="0"/>
          <w:szCs w:val="21"/>
          <w:highlight w:val="none"/>
        </w:rPr>
        <w:t>（1</w:t>
      </w:r>
      <w:r>
        <w:rPr>
          <w:rFonts w:hint="eastAsia" w:ascii="宋体" w:hAnsi="宋体" w:cs="宋体"/>
          <w:b/>
          <w:color w:val="auto"/>
          <w:kern w:val="0"/>
          <w:szCs w:val="21"/>
          <w:highlight w:val="none"/>
        </w:rPr>
        <w:t xml:space="preserve">）点击开始录制 </w:t>
      </w:r>
      <w:r>
        <w:rPr>
          <w:rFonts w:hint="eastAsia" w:ascii="宋体" w:hAnsi="宋体" w:cs="宋体"/>
          <w:color w:val="auto"/>
          <w:kern w:val="0"/>
          <w:szCs w:val="21"/>
          <w:highlight w:val="none"/>
        </w:rPr>
        <w:t>按钮（地址栏后的绿色箭头）开始录制。 </w:t>
      </w:r>
    </w:p>
    <w:p>
      <w:pPr>
        <w:widowControl/>
        <w:spacing w:before="156" w:after="156"/>
        <w:ind w:firstLine="422"/>
        <w:jc w:val="left"/>
        <w:rPr>
          <w:rFonts w:ascii="宋体" w:hAnsi="宋体" w:cs="宋体"/>
          <w:color w:val="auto"/>
          <w:kern w:val="0"/>
          <w:szCs w:val="21"/>
          <w:highlight w:val="none"/>
        </w:rPr>
      </w:pPr>
      <w:r>
        <w:rPr>
          <w:rFonts w:hint="eastAsia" w:ascii="宋体" w:hAnsi="宋体" w:cs="宋体"/>
          <w:b/>
          <w:color w:val="auto"/>
          <w:kern w:val="0"/>
          <w:szCs w:val="21"/>
          <w:highlight w:val="none"/>
        </w:rPr>
        <w:t>（2）开始录制后，</w:t>
      </w:r>
      <w:r>
        <w:rPr>
          <w:rFonts w:hint="eastAsia" w:ascii="宋体" w:hAnsi="宋体" w:cs="宋体"/>
          <w:color w:val="auto"/>
          <w:kern w:val="0"/>
          <w:szCs w:val="21"/>
          <w:highlight w:val="none"/>
        </w:rPr>
        <w:t>可以直接在Badboy内嵌的浏览器（主界面的右侧）中对被测应用进行操作，所有的操作都会被记录在主界面左侧的编辑窗口中。</w:t>
      </w:r>
    </w:p>
    <w:p>
      <w:pPr>
        <w:widowControl/>
        <w:spacing w:before="156" w:after="156"/>
        <w:ind w:firstLine="420"/>
        <w:jc w:val="left"/>
        <w:rPr>
          <w:rFonts w:ascii="宋体" w:hAnsi="宋体" w:cs="宋体"/>
          <w:color w:val="auto"/>
          <w:kern w:val="0"/>
          <w:szCs w:val="21"/>
          <w:highlight w:val="none"/>
        </w:rPr>
      </w:pPr>
      <w:r>
        <w:rPr>
          <w:rFonts w:hint="eastAsia" w:ascii="宋体" w:hAnsi="宋体" w:cs="宋体"/>
          <w:color w:val="auto"/>
          <w:kern w:val="0"/>
          <w:szCs w:val="21"/>
          <w:highlight w:val="none"/>
        </w:rPr>
        <w:t>在baidu的搜索引擎中输入“goodgoodstudy”进行搜索。录制下来的脚本并不是一行行的代码，而是一个个Web对象，有点像LoadRunner的VuGen中的</w:t>
      </w:r>
      <w:r>
        <w:rPr>
          <w:rFonts w:hint="eastAsia" w:ascii="宋体" w:hAnsi="宋体" w:cs="宋体"/>
          <w:color w:val="auto"/>
          <w:kern w:val="0"/>
          <w:szCs w:val="21"/>
          <w:highlight w:val="none"/>
        </w:rPr>
        <w:t>Tree View视图。</w:t>
      </w:r>
      <w:r>
        <w:rPr>
          <w:rFonts w:hint="eastAsia" w:ascii="宋体" w:hAnsi="宋体" w:cs="宋体"/>
          <w:color w:val="auto"/>
          <w:kern w:val="0"/>
          <w:szCs w:val="21"/>
          <w:highlight w:val="none"/>
        </w:rPr>
        <w:t> </w:t>
      </w:r>
    </w:p>
    <w:p>
      <w:pPr>
        <w:widowControl/>
        <w:spacing w:before="156" w:after="156"/>
        <w:ind w:firstLine="420"/>
        <w:jc w:val="left"/>
        <w:rPr>
          <w:rFonts w:ascii="宋体" w:hAnsi="宋体" w:cs="宋体"/>
          <w:color w:val="auto"/>
          <w:szCs w:val="21"/>
          <w:highlight w:val="none"/>
        </w:rPr>
      </w:pPr>
      <w:r>
        <w:rPr>
          <w:rFonts w:hint="eastAsia" w:ascii="宋体" w:hAnsi="宋体" w:cs="宋体"/>
          <w:color w:val="auto"/>
          <w:kern w:val="0"/>
          <w:szCs w:val="21"/>
          <w:highlight w:val="none"/>
        </w:rPr>
        <w:t>（3）</w:t>
      </w:r>
      <w:r>
        <w:rPr>
          <w:rFonts w:hint="eastAsia" w:ascii="宋体" w:hAnsi="宋体" w:cs="宋体"/>
          <w:b/>
          <w:color w:val="auto"/>
          <w:kern w:val="0"/>
          <w:szCs w:val="21"/>
          <w:highlight w:val="none"/>
        </w:rPr>
        <w:t>录制完成后，</w:t>
      </w:r>
      <w:r>
        <w:rPr>
          <w:rFonts w:hint="eastAsia" w:ascii="宋体" w:hAnsi="宋体" w:cs="宋体"/>
          <w:color w:val="auto"/>
          <w:kern w:val="0"/>
          <w:szCs w:val="21"/>
          <w:highlight w:val="none"/>
        </w:rPr>
        <w:t>点击工具栏中的“停止录 制”按钮，完成脚本的录制。</w:t>
      </w:r>
    </w:p>
    <w:p>
      <w:pPr>
        <w:widowControl/>
        <w:spacing w:before="156" w:after="156"/>
        <w:ind w:firstLine="422"/>
        <w:jc w:val="left"/>
        <w:rPr>
          <w:rFonts w:ascii="宋体" w:hAnsi="宋体" w:cs="宋体"/>
          <w:color w:val="auto"/>
          <w:kern w:val="0"/>
          <w:szCs w:val="21"/>
          <w:highlight w:val="none"/>
        </w:rPr>
      </w:pPr>
      <w:r>
        <w:rPr>
          <w:rFonts w:hint="eastAsia" w:ascii="宋体" w:hAnsi="宋体" w:cs="宋体"/>
          <w:b/>
          <w:color w:val="auto"/>
          <w:kern w:val="0"/>
          <w:szCs w:val="21"/>
          <w:highlight w:val="none"/>
        </w:rPr>
        <w:t>（4）保存脚本</w:t>
      </w:r>
      <w:r>
        <w:rPr>
          <w:rFonts w:hint="eastAsia" w:ascii="宋体" w:hAnsi="宋体" w:cs="宋体"/>
          <w:color w:val="auto"/>
          <w:kern w:val="0"/>
          <w:szCs w:val="21"/>
          <w:highlight w:val="none"/>
        </w:rPr>
        <w:t>。选择</w:t>
      </w:r>
      <w:r>
        <w:rPr>
          <w:rFonts w:hint="eastAsia" w:ascii="宋体" w:hAnsi="宋体" w:cs="宋体"/>
          <w:color w:val="auto"/>
          <w:kern w:val="0"/>
          <w:szCs w:val="21"/>
          <w:highlight w:val="none"/>
        </w:rPr>
        <w:t>File→Export to JMeter</w:t>
      </w:r>
      <w:r>
        <w:rPr>
          <w:rFonts w:hint="eastAsia" w:ascii="宋体" w:hAnsi="宋体" w:cs="宋体"/>
          <w:color w:val="auto"/>
          <w:kern w:val="0"/>
          <w:szCs w:val="21"/>
          <w:highlight w:val="none"/>
        </w:rPr>
        <w:t>菜单，填写文件名“goodgoodstudy.jmx”，将录制好脚本导出为JMeter脚本格式。也可以选择File→Save菜单保存为Badboy脚本。</w:t>
      </w:r>
    </w:p>
    <w:p>
      <w:pPr>
        <w:widowControl/>
        <w:spacing w:before="156" w:after="156"/>
        <w:ind w:firstLine="420"/>
        <w:jc w:val="left"/>
        <w:rPr>
          <w:rFonts w:ascii="宋体" w:hAnsi="宋体" w:cs="宋体"/>
          <w:color w:val="auto"/>
          <w:kern w:val="0"/>
          <w:szCs w:val="21"/>
          <w:highlight w:val="none"/>
        </w:rPr>
      </w:pPr>
      <w:r>
        <w:rPr>
          <w:rFonts w:hint="eastAsia" w:ascii="宋体" w:hAnsi="宋体" w:cs="宋体"/>
          <w:color w:val="auto"/>
          <w:kern w:val="0"/>
          <w:szCs w:val="21"/>
          <w:highlight w:val="none"/>
        </w:rPr>
        <w:t>（5）JMeter打开Badboy录制的脚本。启动JMeter，打开刚利用Badboy录制生成的测试脚本（goodgoodstudy.jmx），这样就可以用JMeter进行测试了，如图5-5所示。</w:t>
      </w:r>
    </w:p>
    <w:p>
      <w:pPr>
        <w:spacing w:before="156" w:after="156"/>
        <w:jc w:val="center"/>
        <w:rPr>
          <w:rFonts w:ascii="宋体" w:hAnsi="宋体" w:cs="宋体"/>
          <w:color w:val="auto"/>
          <w:szCs w:val="21"/>
          <w:highlight w:val="none"/>
        </w:rPr>
      </w:pPr>
      <w:r>
        <w:rPr>
          <w:rFonts w:ascii="宋体" w:hAnsi="宋体" w:cs="宋体"/>
          <w:color w:val="auto"/>
          <w:szCs w:val="21"/>
          <w:highlight w:val="none"/>
        </w:rPr>
        <w:drawing>
          <wp:inline distT="0" distB="0" distL="114300" distR="114300">
            <wp:extent cx="4819650" cy="25622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4"/>
                    <a:stretch>
                      <a:fillRect/>
                    </a:stretch>
                  </pic:blipFill>
                  <pic:spPr>
                    <a:xfrm>
                      <a:off x="0" y="0"/>
                      <a:ext cx="4819650" cy="2562225"/>
                    </a:xfrm>
                    <a:prstGeom prst="rect">
                      <a:avLst/>
                    </a:prstGeom>
                    <a:noFill/>
                    <a:ln w="9525">
                      <a:noFill/>
                      <a:miter/>
                    </a:ln>
                  </pic:spPr>
                </pic:pic>
              </a:graphicData>
            </a:graphic>
          </wp:inline>
        </w:drawing>
      </w:r>
    </w:p>
    <w:p>
      <w:pPr>
        <w:spacing w:before="156" w:after="156"/>
        <w:ind w:left="420"/>
        <w:jc w:val="center"/>
        <w:rPr>
          <w:rFonts w:ascii="黑体" w:hAnsi="黑体" w:eastAsia="黑体" w:cs="黑体"/>
          <w:color w:val="auto"/>
          <w:sz w:val="18"/>
          <w:szCs w:val="18"/>
          <w:highlight w:val="none"/>
        </w:rPr>
      </w:pPr>
      <w:r>
        <w:rPr>
          <w:rFonts w:hint="eastAsia" w:ascii="黑体" w:hAnsi="黑体" w:eastAsia="黑体" w:cs="黑体"/>
          <w:color w:val="auto"/>
          <w:sz w:val="18"/>
          <w:szCs w:val="18"/>
          <w:highlight w:val="none"/>
        </w:rPr>
        <w:t>图</w:t>
      </w:r>
      <w:r>
        <w:rPr>
          <w:rFonts w:ascii="黑体" w:hAnsi="黑体" w:eastAsia="黑体" w:cs="黑体"/>
          <w:color w:val="auto"/>
          <w:sz w:val="18"/>
          <w:szCs w:val="18"/>
          <w:highlight w:val="none"/>
        </w:rPr>
        <w:t>5-5</w:t>
      </w:r>
      <w:r>
        <w:rPr>
          <w:rFonts w:ascii="黑体" w:hAnsi="黑体" w:eastAsia="黑体" w:cs="黑体"/>
          <w:color w:val="auto"/>
          <w:sz w:val="18"/>
          <w:szCs w:val="18"/>
          <w:highlight w:val="none"/>
        </w:rPr>
        <w:tab/>
      </w:r>
      <w:r>
        <w:rPr>
          <w:rFonts w:ascii="黑体" w:hAnsi="黑体" w:eastAsia="黑体" w:cs="黑体"/>
          <w:color w:val="auto"/>
          <w:sz w:val="18"/>
          <w:szCs w:val="18"/>
          <w:highlight w:val="none"/>
        </w:rPr>
        <w:t>JMeter</w:t>
      </w:r>
      <w:r>
        <w:rPr>
          <w:rFonts w:hint="eastAsia" w:ascii="黑体" w:hAnsi="黑体" w:eastAsia="黑体" w:cs="黑体"/>
          <w:color w:val="auto"/>
          <w:sz w:val="18"/>
          <w:szCs w:val="18"/>
          <w:highlight w:val="none"/>
        </w:rPr>
        <w:t>打开利用</w:t>
      </w:r>
      <w:r>
        <w:rPr>
          <w:rFonts w:ascii="黑体" w:hAnsi="黑体" w:eastAsia="黑体" w:cs="黑体"/>
          <w:color w:val="auto"/>
          <w:sz w:val="18"/>
          <w:szCs w:val="18"/>
          <w:highlight w:val="none"/>
        </w:rPr>
        <w:t>Badboy录制生成的http脚本</w:t>
      </w:r>
    </w:p>
    <w:p>
      <w:pPr>
        <w:pStyle w:val="4"/>
        <w:rPr>
          <w:color w:val="auto"/>
          <w:highlight w:val="none"/>
        </w:rPr>
      </w:pPr>
      <w:bookmarkStart w:id="23" w:name="_Toc10284"/>
      <w:r>
        <w:rPr>
          <w:rFonts w:hint="eastAsia"/>
          <w:color w:val="auto"/>
          <w:highlight w:val="none"/>
        </w:rPr>
        <w:t>利用</w:t>
      </w:r>
      <w:r>
        <w:rPr>
          <w:color w:val="auto"/>
          <w:highlight w:val="none"/>
        </w:rPr>
        <w:t>JMeter</w:t>
      </w:r>
      <w:r>
        <w:rPr>
          <w:rFonts w:hint="eastAsia"/>
          <w:color w:val="auto"/>
          <w:highlight w:val="none"/>
        </w:rPr>
        <w:t>代理服务器功能进行录制</w:t>
      </w:r>
      <w:bookmarkEnd w:id="23"/>
    </w:p>
    <w:p>
      <w:pPr>
        <w:widowControl/>
        <w:spacing w:before="156" w:after="156"/>
        <w:ind w:firstLine="420"/>
        <w:jc w:val="left"/>
        <w:rPr>
          <w:rFonts w:ascii="宋体" w:hAnsi="宋体" w:cs="宋体"/>
          <w:color w:val="auto"/>
          <w:kern w:val="0"/>
          <w:szCs w:val="21"/>
          <w:highlight w:val="none"/>
        </w:rPr>
      </w:pPr>
      <w:r>
        <w:rPr>
          <w:rFonts w:hint="eastAsia" w:ascii="宋体" w:hAnsi="宋体" w:cs="宋体"/>
          <w:color w:val="auto"/>
          <w:kern w:val="0"/>
          <w:szCs w:val="21"/>
          <w:highlight w:val="none"/>
        </w:rPr>
        <w:t>（1）</w:t>
      </w:r>
      <w:r>
        <w:rPr>
          <w:rFonts w:hint="eastAsia" w:ascii="宋体" w:hAnsi="宋体" w:cs="宋体"/>
          <w:b/>
          <w:color w:val="auto"/>
          <w:kern w:val="0"/>
          <w:szCs w:val="21"/>
          <w:highlight w:val="none"/>
        </w:rPr>
        <w:t>添加录制组件:</w:t>
      </w:r>
      <w:r>
        <w:rPr>
          <w:rFonts w:hint="eastAsia" w:ascii="宋体" w:hAnsi="宋体" w:cs="宋体"/>
          <w:color w:val="auto"/>
          <w:kern w:val="0"/>
          <w:szCs w:val="21"/>
          <w:highlight w:val="none"/>
        </w:rPr>
        <w:t>在测试计划中添加线程组，在线程组中添加“逻辑控制器”→“录制控制器”。 </w:t>
      </w:r>
    </w:p>
    <w:p>
      <w:pPr>
        <w:widowControl/>
        <w:spacing w:before="156" w:after="156"/>
        <w:ind w:firstLine="420"/>
        <w:jc w:val="left"/>
        <w:rPr>
          <w:rFonts w:ascii="宋体" w:hAnsi="宋体" w:cs="宋体"/>
          <w:color w:val="auto"/>
          <w:kern w:val="0"/>
          <w:szCs w:val="21"/>
          <w:highlight w:val="none"/>
        </w:rPr>
      </w:pPr>
      <w:r>
        <w:rPr>
          <w:rFonts w:hint="eastAsia" w:ascii="宋体" w:hAnsi="宋体" w:cs="宋体"/>
          <w:color w:val="auto"/>
          <w:kern w:val="0"/>
          <w:szCs w:val="21"/>
          <w:highlight w:val="none"/>
        </w:rPr>
        <w:t>（2）</w:t>
      </w:r>
      <w:r>
        <w:rPr>
          <w:b/>
          <w:color w:val="auto"/>
          <w:highlight w:val="none"/>
        </w:rPr>
        <w:t>设置代理</w:t>
      </w:r>
      <w:r>
        <w:rPr>
          <w:rFonts w:hint="eastAsia"/>
          <w:b/>
          <w:color w:val="auto"/>
          <w:highlight w:val="none"/>
        </w:rPr>
        <w:t>：</w:t>
      </w:r>
      <w:r>
        <w:rPr>
          <w:rFonts w:hint="eastAsia" w:ascii="宋体" w:hAnsi="宋体" w:cs="宋体"/>
          <w:color w:val="auto"/>
          <w:kern w:val="0"/>
          <w:szCs w:val="21"/>
          <w:highlight w:val="none"/>
        </w:rPr>
        <w:t>在工作台中添加非测试元件→“HTTP代理服务器</w:t>
      </w:r>
      <w:r>
        <w:rPr>
          <w:rFonts w:ascii="宋体" w:hAnsi="宋体" w:cs="宋体"/>
          <w:color w:val="auto"/>
          <w:kern w:val="0"/>
          <w:szCs w:val="21"/>
          <w:highlight w:val="none"/>
        </w:rPr>
        <w:t>”</w:t>
      </w:r>
      <w:r>
        <w:rPr>
          <w:rFonts w:hint="eastAsia" w:ascii="宋体" w:hAnsi="宋体" w:cs="宋体"/>
          <w:color w:val="auto"/>
          <w:kern w:val="0"/>
          <w:szCs w:val="21"/>
          <w:highlight w:val="none"/>
        </w:rPr>
        <w:t>，如图5-6所示。</w:t>
      </w:r>
    </w:p>
    <w:p>
      <w:pPr>
        <w:spacing w:before="156" w:after="156"/>
        <w:ind w:left="420"/>
        <w:rPr>
          <w:rFonts w:ascii="宋体" w:hAnsi="宋体" w:cs="宋体"/>
          <w:color w:val="auto"/>
          <w:szCs w:val="21"/>
          <w:highlight w:val="none"/>
        </w:rPr>
      </w:pPr>
      <w:r>
        <w:rPr>
          <w:rFonts w:ascii="宋体" w:hAnsi="宋体" w:cs="宋体"/>
          <w:color w:val="auto"/>
          <w:szCs w:val="21"/>
          <w:highlight w:val="none"/>
        </w:rPr>
        <w:drawing>
          <wp:inline distT="0" distB="0" distL="114300" distR="114300">
            <wp:extent cx="4781550" cy="2533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5"/>
                    <a:stretch>
                      <a:fillRect/>
                    </a:stretch>
                  </pic:blipFill>
                  <pic:spPr>
                    <a:xfrm>
                      <a:off x="0" y="0"/>
                      <a:ext cx="4781550" cy="2533650"/>
                    </a:xfrm>
                    <a:prstGeom prst="rect">
                      <a:avLst/>
                    </a:prstGeom>
                    <a:noFill/>
                    <a:ln w="9525">
                      <a:noFill/>
                      <a:miter/>
                    </a:ln>
                  </pic:spPr>
                </pic:pic>
              </a:graphicData>
            </a:graphic>
          </wp:inline>
        </w:drawing>
      </w:r>
    </w:p>
    <w:p>
      <w:pPr>
        <w:spacing w:before="156" w:after="156"/>
        <w:ind w:left="420"/>
        <w:jc w:val="center"/>
        <w:rPr>
          <w:rFonts w:ascii="黑体" w:hAnsi="黑体" w:eastAsia="黑体" w:cs="黑体"/>
          <w:color w:val="auto"/>
          <w:sz w:val="18"/>
          <w:szCs w:val="18"/>
          <w:highlight w:val="none"/>
        </w:rPr>
      </w:pPr>
      <w:r>
        <w:rPr>
          <w:rFonts w:hint="eastAsia" w:ascii="黑体" w:hAnsi="黑体" w:eastAsia="黑体" w:cs="黑体"/>
          <w:color w:val="auto"/>
          <w:sz w:val="18"/>
          <w:szCs w:val="18"/>
          <w:highlight w:val="none"/>
        </w:rPr>
        <w:t>图</w:t>
      </w:r>
      <w:r>
        <w:rPr>
          <w:rFonts w:ascii="黑体" w:hAnsi="黑体" w:eastAsia="黑体" w:cs="黑体"/>
          <w:color w:val="auto"/>
          <w:sz w:val="18"/>
          <w:szCs w:val="18"/>
          <w:highlight w:val="none"/>
        </w:rPr>
        <w:t>5-6  JMeter使用代理功能录制HTTP脚本</w:t>
      </w:r>
    </w:p>
    <w:p>
      <w:pPr>
        <w:spacing w:before="156" w:after="156"/>
        <w:ind w:left="420"/>
        <w:rPr>
          <w:rFonts w:ascii="宋体" w:hAnsi="宋体" w:cs="宋体"/>
          <w:color w:val="auto"/>
          <w:kern w:val="0"/>
          <w:szCs w:val="21"/>
          <w:highlight w:val="none"/>
        </w:rPr>
      </w:pPr>
      <w:r>
        <w:rPr>
          <w:rFonts w:hint="eastAsia" w:ascii="宋体" w:hAnsi="宋体" w:cs="宋体"/>
          <w:color w:val="auto"/>
          <w:kern w:val="0"/>
          <w:szCs w:val="21"/>
          <w:highlight w:val="none"/>
        </w:rPr>
        <w:t>下面对</w:t>
      </w:r>
      <w:r>
        <w:rPr>
          <w:rFonts w:ascii="宋体" w:hAnsi="宋体" w:cs="宋体"/>
          <w:color w:val="auto"/>
          <w:kern w:val="0"/>
          <w:szCs w:val="21"/>
          <w:highlight w:val="none"/>
        </w:rPr>
        <w:t>Jmeter的代理服务器功能界面进行简单介绍</w:t>
      </w:r>
      <w:r>
        <w:rPr>
          <w:rFonts w:hint="eastAsia" w:ascii="宋体" w:hAnsi="宋体" w:cs="宋体"/>
          <w:color w:val="auto"/>
          <w:kern w:val="0"/>
          <w:szCs w:val="21"/>
          <w:highlight w:val="none"/>
        </w:rPr>
        <w:t>。</w:t>
      </w:r>
    </w:p>
    <w:p>
      <w:pPr>
        <w:numPr>
          <w:ilvl w:val="0"/>
          <w:numId w:val="8"/>
        </w:numPr>
        <w:tabs>
          <w:tab w:val="left" w:pos="420"/>
        </w:tabs>
        <w:spacing w:before="156" w:after="156"/>
        <w:rPr>
          <w:rFonts w:ascii="宋体" w:hAnsi="宋体" w:cs="宋体"/>
          <w:color w:val="auto"/>
          <w:kern w:val="0"/>
          <w:szCs w:val="21"/>
          <w:highlight w:val="none"/>
        </w:rPr>
      </w:pPr>
      <w:r>
        <w:rPr>
          <w:rFonts w:hint="eastAsia" w:ascii="宋体" w:hAnsi="宋体" w:cs="宋体"/>
          <w:color w:val="auto"/>
          <w:kern w:val="0"/>
          <w:szCs w:val="21"/>
          <w:highlight w:val="none"/>
        </w:rPr>
        <w:t>端口：即代理服务器的监听端口，默认为8080，可以自行修改，但要保证不与其他端口冲突；</w:t>
      </w:r>
    </w:p>
    <w:p>
      <w:pPr>
        <w:numPr>
          <w:ilvl w:val="0"/>
          <w:numId w:val="8"/>
        </w:numPr>
        <w:tabs>
          <w:tab w:val="left" w:pos="420"/>
        </w:tabs>
        <w:spacing w:before="156" w:after="156"/>
        <w:rPr>
          <w:rFonts w:ascii="宋体" w:hAnsi="宋体" w:cs="宋体"/>
          <w:color w:val="auto"/>
          <w:kern w:val="0"/>
          <w:szCs w:val="21"/>
          <w:highlight w:val="none"/>
        </w:rPr>
      </w:pPr>
      <w:r>
        <w:rPr>
          <w:rFonts w:hint="eastAsia" w:ascii="宋体" w:hAnsi="宋体" w:cs="宋体"/>
          <w:b/>
          <w:color w:val="auto"/>
          <w:kern w:val="0"/>
          <w:szCs w:val="21"/>
          <w:highlight w:val="none"/>
        </w:rPr>
        <w:t>目标控制器选择：录制脚本存放的位置</w:t>
      </w:r>
      <w:r>
        <w:rPr>
          <w:rFonts w:hint="eastAsia" w:ascii="宋体" w:hAnsi="宋体" w:cs="宋体"/>
          <w:color w:val="auto"/>
          <w:kern w:val="0"/>
          <w:szCs w:val="21"/>
          <w:highlight w:val="none"/>
        </w:rPr>
        <w:t>，选择的是测试计划→线程组，意思就是将脚本保存在测试计划的线程组下； </w:t>
      </w:r>
    </w:p>
    <w:p>
      <w:pPr>
        <w:numPr>
          <w:ilvl w:val="0"/>
          <w:numId w:val="8"/>
        </w:numPr>
        <w:tabs>
          <w:tab w:val="left" w:pos="420"/>
        </w:tabs>
        <w:spacing w:before="156" w:after="156"/>
        <w:rPr>
          <w:rFonts w:ascii="宋体" w:hAnsi="宋体" w:cs="宋体"/>
          <w:color w:val="auto"/>
          <w:kern w:val="0"/>
          <w:szCs w:val="21"/>
          <w:highlight w:val="none"/>
        </w:rPr>
      </w:pPr>
      <w:r>
        <w:rPr>
          <w:rFonts w:hint="eastAsia" w:ascii="宋体" w:hAnsi="宋体" w:cs="宋体"/>
          <w:b/>
          <w:color w:val="auto"/>
          <w:kern w:val="0"/>
          <w:szCs w:val="21"/>
          <w:highlight w:val="none"/>
        </w:rPr>
        <w:t>分组：</w:t>
      </w:r>
      <w:r>
        <w:rPr>
          <w:rFonts w:ascii="宋体" w:hAnsi="宋体" w:cs="宋体"/>
          <w:color w:val="auto"/>
          <w:kern w:val="0"/>
          <w:szCs w:val="21"/>
          <w:highlight w:val="none"/>
        </w:rPr>
        <w:t>对请求进行分组</w:t>
      </w:r>
      <w:r>
        <w:rPr>
          <w:rFonts w:hint="eastAsia" w:ascii="宋体" w:hAnsi="宋体" w:cs="宋体"/>
          <w:color w:val="auto"/>
          <w:kern w:val="0"/>
          <w:szCs w:val="21"/>
          <w:highlight w:val="none"/>
        </w:rPr>
        <w:t>，选择的是每个组放入一个新的控制器；</w:t>
      </w:r>
    </w:p>
    <w:p>
      <w:pPr>
        <w:numPr>
          <w:ilvl w:val="0"/>
          <w:numId w:val="8"/>
        </w:numPr>
        <w:tabs>
          <w:tab w:val="left" w:pos="420"/>
        </w:tabs>
        <w:spacing w:before="156" w:after="156"/>
        <w:rPr>
          <w:rFonts w:ascii="宋体" w:hAnsi="宋体" w:cs="宋体"/>
          <w:color w:val="auto"/>
          <w:kern w:val="0"/>
          <w:szCs w:val="21"/>
          <w:highlight w:val="none"/>
        </w:rPr>
      </w:pPr>
      <w:r>
        <w:rPr>
          <w:rFonts w:ascii="宋体" w:hAnsi="宋体" w:cs="宋体"/>
          <w:b/>
          <w:color w:val="auto"/>
          <w:kern w:val="0"/>
          <w:szCs w:val="21"/>
          <w:highlight w:val="none"/>
        </w:rPr>
        <w:t>记录HTTP信息头：</w:t>
      </w:r>
      <w:r>
        <w:rPr>
          <w:rFonts w:hint="eastAsia" w:ascii="宋体" w:hAnsi="宋体" w:cs="宋体"/>
          <w:color w:val="auto"/>
          <w:kern w:val="0"/>
          <w:szCs w:val="21"/>
          <w:highlight w:val="none"/>
        </w:rPr>
        <w:t>自动帮我们</w:t>
      </w:r>
      <w:r>
        <w:rPr>
          <w:rFonts w:ascii="宋体" w:hAnsi="宋体" w:cs="宋体"/>
          <w:color w:val="auto"/>
          <w:kern w:val="0"/>
          <w:szCs w:val="21"/>
          <w:highlight w:val="none"/>
        </w:rPr>
        <w:t>录制request的head信息</w:t>
      </w:r>
      <w:r>
        <w:rPr>
          <w:rFonts w:hint="eastAsia" w:ascii="宋体" w:hAnsi="宋体" w:cs="宋体"/>
          <w:color w:val="auto"/>
          <w:kern w:val="0"/>
          <w:szCs w:val="21"/>
          <w:highlight w:val="none"/>
        </w:rPr>
        <w:t>，就不需要我们额外单独配置；</w:t>
      </w:r>
    </w:p>
    <w:p>
      <w:pPr>
        <w:numPr>
          <w:ilvl w:val="0"/>
          <w:numId w:val="8"/>
        </w:numPr>
        <w:tabs>
          <w:tab w:val="left" w:pos="420"/>
        </w:tabs>
        <w:spacing w:before="156" w:after="156"/>
        <w:rPr>
          <w:rFonts w:ascii="宋体" w:hAnsi="宋体" w:cs="宋体"/>
          <w:color w:val="auto"/>
          <w:kern w:val="0"/>
          <w:szCs w:val="21"/>
          <w:highlight w:val="none"/>
        </w:rPr>
      </w:pPr>
      <w:r>
        <w:rPr>
          <w:rFonts w:ascii="宋体" w:hAnsi="宋体" w:cs="宋体"/>
          <w:b/>
          <w:color w:val="auto"/>
          <w:kern w:val="0"/>
          <w:szCs w:val="21"/>
          <w:highlight w:val="none"/>
        </w:rPr>
        <w:t>添加断言：</w:t>
      </w:r>
      <w:r>
        <w:rPr>
          <w:rFonts w:ascii="宋体" w:hAnsi="宋体" w:cs="宋体"/>
          <w:color w:val="auto"/>
          <w:kern w:val="0"/>
          <w:szCs w:val="21"/>
          <w:highlight w:val="none"/>
        </w:rPr>
        <w:t>录制时</w:t>
      </w:r>
      <w:r>
        <w:rPr>
          <w:rFonts w:hint="eastAsia" w:ascii="宋体" w:hAnsi="宋体" w:cs="宋体"/>
          <w:color w:val="auto"/>
          <w:kern w:val="0"/>
          <w:szCs w:val="21"/>
          <w:highlight w:val="none"/>
        </w:rPr>
        <w:t>自动帮我们</w:t>
      </w:r>
      <w:r>
        <w:rPr>
          <w:rFonts w:ascii="宋体" w:hAnsi="宋体" w:cs="宋体"/>
          <w:color w:val="auto"/>
          <w:kern w:val="0"/>
          <w:szCs w:val="21"/>
          <w:highlight w:val="none"/>
        </w:rPr>
        <w:t>加入空的检查点</w:t>
      </w:r>
      <w:r>
        <w:rPr>
          <w:rFonts w:hint="eastAsia" w:ascii="宋体" w:hAnsi="宋体" w:cs="宋体"/>
          <w:color w:val="auto"/>
          <w:kern w:val="0"/>
          <w:szCs w:val="21"/>
          <w:highlight w:val="none"/>
        </w:rPr>
        <w:t>，录制完成后需要我们手动添加检查内容；</w:t>
      </w:r>
    </w:p>
    <w:p>
      <w:pPr>
        <w:numPr>
          <w:ilvl w:val="0"/>
          <w:numId w:val="8"/>
        </w:numPr>
        <w:tabs>
          <w:tab w:val="left" w:pos="420"/>
        </w:tabs>
        <w:spacing w:before="156" w:after="156"/>
        <w:rPr>
          <w:rFonts w:ascii="宋体" w:hAnsi="宋体" w:cs="宋体"/>
          <w:color w:val="auto"/>
          <w:kern w:val="0"/>
          <w:szCs w:val="21"/>
          <w:highlight w:val="none"/>
        </w:rPr>
      </w:pPr>
      <w:r>
        <w:rPr>
          <w:rFonts w:ascii="宋体" w:hAnsi="宋体" w:cs="宋体"/>
          <w:b/>
          <w:color w:val="auto"/>
          <w:kern w:val="0"/>
          <w:szCs w:val="21"/>
          <w:highlight w:val="none"/>
        </w:rPr>
        <w:t>Regex matchi</w:t>
      </w:r>
      <w:r>
        <w:rPr>
          <w:rFonts w:ascii="宋体" w:hAnsi="宋体" w:cs="宋体"/>
          <w:color w:val="auto"/>
          <w:kern w:val="0"/>
          <w:szCs w:val="21"/>
          <w:highlight w:val="none"/>
        </w:rPr>
        <w:t>ng：录制时加入空的正则匹配</w:t>
      </w:r>
      <w:r>
        <w:rPr>
          <w:rFonts w:hint="eastAsia" w:ascii="宋体" w:hAnsi="宋体" w:cs="宋体"/>
          <w:color w:val="auto"/>
          <w:kern w:val="0"/>
          <w:szCs w:val="21"/>
          <w:highlight w:val="none"/>
        </w:rPr>
        <w:t>进行关联，录制完成需要我们手动添加正则表达式，等于是告诉我们哪里需要关联；</w:t>
      </w:r>
    </w:p>
    <w:p>
      <w:pPr>
        <w:numPr>
          <w:ilvl w:val="0"/>
          <w:numId w:val="8"/>
        </w:numPr>
        <w:tabs>
          <w:tab w:val="left" w:pos="420"/>
        </w:tabs>
        <w:spacing w:before="156" w:after="156"/>
        <w:rPr>
          <w:rFonts w:ascii="宋体" w:hAnsi="宋体" w:cs="宋体"/>
          <w:color w:val="auto"/>
          <w:kern w:val="0"/>
          <w:szCs w:val="21"/>
          <w:highlight w:val="none"/>
        </w:rPr>
      </w:pPr>
      <w:r>
        <w:rPr>
          <w:rFonts w:hint="eastAsia" w:ascii="宋体" w:hAnsi="宋体" w:cs="宋体"/>
          <w:b/>
          <w:color w:val="auto"/>
          <w:kern w:val="0"/>
          <w:szCs w:val="21"/>
          <w:highlight w:val="none"/>
        </w:rPr>
        <w:t>Type：</w:t>
      </w:r>
      <w:r>
        <w:rPr>
          <w:rFonts w:hint="eastAsia" w:ascii="宋体" w:hAnsi="宋体" w:cs="宋体"/>
          <w:color w:val="auto"/>
          <w:kern w:val="0"/>
          <w:szCs w:val="21"/>
          <w:highlight w:val="none"/>
        </w:rPr>
        <w:t>选择我们服务对于的HTTP Client的版本；</w:t>
      </w:r>
    </w:p>
    <w:p>
      <w:pPr>
        <w:numPr>
          <w:ilvl w:val="0"/>
          <w:numId w:val="8"/>
        </w:numPr>
        <w:tabs>
          <w:tab w:val="left" w:pos="420"/>
        </w:tabs>
        <w:spacing w:before="156" w:after="156"/>
        <w:rPr>
          <w:rFonts w:ascii="宋体" w:hAnsi="宋体" w:cs="宋体"/>
          <w:color w:val="auto"/>
          <w:kern w:val="0"/>
          <w:szCs w:val="21"/>
          <w:highlight w:val="none"/>
        </w:rPr>
      </w:pPr>
      <w:r>
        <w:rPr>
          <w:rFonts w:hint="eastAsia" w:ascii="宋体" w:hAnsi="宋体" w:cs="宋体"/>
          <w:b/>
          <w:color w:val="auto"/>
          <w:kern w:val="0"/>
          <w:szCs w:val="21"/>
          <w:highlight w:val="none"/>
        </w:rPr>
        <w:t>自动重定向（自动跳转）：</w:t>
      </w:r>
      <w:r>
        <w:rPr>
          <w:rFonts w:ascii="宋体" w:hAnsi="宋体" w:cs="宋体"/>
          <w:b/>
          <w:color w:val="auto"/>
          <w:kern w:val="0"/>
          <w:szCs w:val="21"/>
          <w:highlight w:val="none"/>
        </w:rPr>
        <w:t>如果选中该选项，当发送HTTP请求后得到的响应是302/301时，</w:t>
      </w:r>
      <w:r>
        <w:rPr>
          <w:rFonts w:hint="eastAsia" w:ascii="宋体" w:hAnsi="宋体" w:cs="宋体"/>
          <w:b/>
          <w:color w:val="auto"/>
          <w:kern w:val="0"/>
          <w:szCs w:val="21"/>
          <w:highlight w:val="none"/>
        </w:rPr>
        <w:t>JMeter</w:t>
      </w:r>
      <w:r>
        <w:rPr>
          <w:rFonts w:ascii="宋体" w:hAnsi="宋体" w:cs="宋体"/>
          <w:b/>
          <w:color w:val="auto"/>
          <w:kern w:val="0"/>
          <w:szCs w:val="21"/>
          <w:highlight w:val="none"/>
        </w:rPr>
        <w:t xml:space="preserve"> 自动重定向到新的页面</w:t>
      </w:r>
      <w:r>
        <w:rPr>
          <w:rFonts w:hint="eastAsia" w:ascii="宋体" w:hAnsi="宋体" w:cs="宋体"/>
          <w:color w:val="auto"/>
          <w:kern w:val="0"/>
          <w:szCs w:val="21"/>
          <w:highlight w:val="none"/>
        </w:rPr>
        <w:t>，比如HTTPS请求跳转，该选项适用于当方法为“HEAD”或者“GET”的时候。自动重定向跳转时候使用的是相对路径，一般用于用户注销登录时候返回主页面或者跳转到其他网站这种情况；还有一种叫做跟随重定向，跟随重定向使用的是相对路径，一般用于用户登录的时候，根据角色转发响应的模块；</w:t>
      </w:r>
    </w:p>
    <w:p>
      <w:pPr>
        <w:numPr>
          <w:ilvl w:val="0"/>
          <w:numId w:val="8"/>
        </w:numPr>
        <w:tabs>
          <w:tab w:val="left" w:pos="420"/>
        </w:tabs>
        <w:spacing w:before="156" w:after="156"/>
        <w:rPr>
          <w:rFonts w:ascii="宋体" w:hAnsi="宋体" w:cs="宋体"/>
          <w:color w:val="auto"/>
          <w:kern w:val="0"/>
          <w:szCs w:val="21"/>
          <w:highlight w:val="none"/>
        </w:rPr>
      </w:pPr>
      <w:r>
        <w:rPr>
          <w:rFonts w:hint="eastAsia" w:ascii="宋体" w:hAnsi="宋体" w:cs="宋体"/>
          <w:b/>
          <w:color w:val="auto"/>
          <w:kern w:val="0"/>
          <w:szCs w:val="21"/>
          <w:highlight w:val="none"/>
        </w:rPr>
        <w:t>Use KeepAlive：</w:t>
      </w:r>
      <w:r>
        <w:rPr>
          <w:rFonts w:ascii="宋体" w:hAnsi="宋体" w:cs="宋体"/>
          <w:color w:val="auto"/>
          <w:kern w:val="0"/>
          <w:szCs w:val="21"/>
          <w:highlight w:val="none"/>
        </w:rPr>
        <w:t>当该选项被选中时，</w:t>
      </w:r>
      <w:r>
        <w:rPr>
          <w:rFonts w:hint="eastAsia" w:ascii="宋体" w:hAnsi="宋体" w:cs="宋体"/>
          <w:color w:val="auto"/>
          <w:kern w:val="0"/>
          <w:szCs w:val="21"/>
          <w:highlight w:val="none"/>
        </w:rPr>
        <w:t>JMeter</w:t>
      </w:r>
      <w:r>
        <w:rPr>
          <w:rFonts w:ascii="宋体" w:hAnsi="宋体" w:cs="宋体"/>
          <w:color w:val="auto"/>
          <w:kern w:val="0"/>
          <w:szCs w:val="21"/>
          <w:highlight w:val="none"/>
        </w:rPr>
        <w:t>和目标服务器之间使用 Keep-Alive方式进行HTTP通信</w:t>
      </w:r>
      <w:r>
        <w:rPr>
          <w:rFonts w:hint="eastAsia" w:ascii="宋体" w:hAnsi="宋体" w:cs="宋体"/>
          <w:color w:val="auto"/>
          <w:kern w:val="0"/>
          <w:szCs w:val="21"/>
          <w:highlight w:val="none"/>
        </w:rPr>
        <w:t>，也就是在一个请求超时以前，JMeter不会向服务器建立一个新的请求链接</w:t>
      </w:r>
      <w:r>
        <w:rPr>
          <w:rFonts w:ascii="宋体" w:hAnsi="宋体" w:cs="宋体"/>
          <w:color w:val="auto"/>
          <w:kern w:val="0"/>
          <w:szCs w:val="21"/>
          <w:highlight w:val="none"/>
        </w:rPr>
        <w:t>，默认</w:t>
      </w:r>
      <w:r>
        <w:rPr>
          <w:rFonts w:hint="eastAsia" w:ascii="宋体" w:hAnsi="宋体" w:cs="宋体"/>
          <w:color w:val="auto"/>
          <w:kern w:val="0"/>
          <w:szCs w:val="21"/>
          <w:highlight w:val="none"/>
        </w:rPr>
        <w:t>是</w:t>
      </w:r>
      <w:r>
        <w:rPr>
          <w:rFonts w:ascii="宋体" w:hAnsi="宋体" w:cs="宋体"/>
          <w:color w:val="auto"/>
          <w:kern w:val="0"/>
          <w:szCs w:val="21"/>
          <w:highlight w:val="none"/>
        </w:rPr>
        <w:t>选中</w:t>
      </w:r>
      <w:r>
        <w:rPr>
          <w:rFonts w:hint="eastAsia" w:ascii="宋体" w:hAnsi="宋体" w:cs="宋体"/>
          <w:color w:val="auto"/>
          <w:kern w:val="0"/>
          <w:szCs w:val="21"/>
          <w:highlight w:val="none"/>
        </w:rPr>
        <w:t>状态；</w:t>
      </w:r>
    </w:p>
    <w:p>
      <w:pPr>
        <w:numPr>
          <w:ilvl w:val="0"/>
          <w:numId w:val="8"/>
        </w:numPr>
        <w:tabs>
          <w:tab w:val="left" w:pos="420"/>
        </w:tabs>
        <w:spacing w:before="156" w:after="156"/>
        <w:rPr>
          <w:rFonts w:ascii="宋体" w:hAnsi="宋体" w:cs="宋体"/>
          <w:color w:val="auto"/>
          <w:kern w:val="0"/>
          <w:szCs w:val="21"/>
          <w:highlight w:val="none"/>
        </w:rPr>
      </w:pPr>
      <w:r>
        <w:rPr>
          <w:rFonts w:hint="eastAsia" w:ascii="宋体" w:hAnsi="宋体" w:cs="宋体"/>
          <w:b/>
          <w:color w:val="auto"/>
          <w:kern w:val="0"/>
          <w:szCs w:val="21"/>
          <w:highlight w:val="none"/>
        </w:rPr>
        <w:t>从HTML文件获取所以包含的资源：</w:t>
      </w:r>
      <w:r>
        <w:rPr>
          <w:rFonts w:ascii="宋体" w:hAnsi="宋体" w:cs="宋体"/>
          <w:color w:val="auto"/>
          <w:kern w:val="0"/>
          <w:szCs w:val="21"/>
          <w:highlight w:val="none"/>
        </w:rPr>
        <w:t>当该选项被选中时，</w:t>
      </w:r>
      <w:r>
        <w:rPr>
          <w:rFonts w:hint="eastAsia" w:ascii="宋体" w:hAnsi="宋体" w:cs="宋体"/>
          <w:color w:val="auto"/>
          <w:kern w:val="0"/>
          <w:szCs w:val="21"/>
          <w:highlight w:val="none"/>
        </w:rPr>
        <w:t>JMeter</w:t>
      </w:r>
      <w:r>
        <w:rPr>
          <w:rFonts w:ascii="宋体" w:hAnsi="宋体" w:cs="宋体"/>
          <w:color w:val="auto"/>
          <w:kern w:val="0"/>
          <w:szCs w:val="21"/>
          <w:highlight w:val="none"/>
        </w:rPr>
        <w:t>在发出HTTP请求并获得</w:t>
      </w:r>
      <w:r>
        <w:rPr>
          <w:rFonts w:hint="eastAsia" w:ascii="宋体" w:hAnsi="宋体" w:cs="宋体"/>
          <w:color w:val="auto"/>
          <w:kern w:val="0"/>
          <w:szCs w:val="21"/>
          <w:highlight w:val="none"/>
        </w:rPr>
        <w:t>返回</w:t>
      </w:r>
      <w:r>
        <w:rPr>
          <w:rFonts w:ascii="宋体" w:hAnsi="宋体" w:cs="宋体"/>
          <w:color w:val="auto"/>
          <w:kern w:val="0"/>
          <w:szCs w:val="21"/>
          <w:highlight w:val="none"/>
        </w:rPr>
        <w:t>的HTML文件内容后，</w:t>
      </w:r>
      <w:r>
        <w:rPr>
          <w:rFonts w:hint="eastAsia" w:ascii="宋体" w:hAnsi="宋体" w:cs="宋体"/>
          <w:color w:val="auto"/>
          <w:kern w:val="0"/>
          <w:szCs w:val="21"/>
          <w:highlight w:val="none"/>
        </w:rPr>
        <w:t>会</w:t>
      </w:r>
      <w:r>
        <w:rPr>
          <w:rFonts w:ascii="宋体" w:hAnsi="宋体" w:cs="宋体"/>
          <w:color w:val="auto"/>
          <w:kern w:val="0"/>
          <w:szCs w:val="21"/>
          <w:highlight w:val="none"/>
        </w:rPr>
        <w:t>获取HTML中包含的所有资源（图片、flash等），默认不选中</w:t>
      </w:r>
      <w:r>
        <w:rPr>
          <w:rFonts w:hint="eastAsia" w:ascii="宋体" w:hAnsi="宋体" w:cs="宋体"/>
          <w:color w:val="auto"/>
          <w:kern w:val="0"/>
          <w:szCs w:val="21"/>
          <w:highlight w:val="none"/>
        </w:rPr>
        <w:t>；</w:t>
      </w:r>
    </w:p>
    <w:p>
      <w:pPr>
        <w:numPr>
          <w:ilvl w:val="0"/>
          <w:numId w:val="8"/>
        </w:numPr>
        <w:tabs>
          <w:tab w:val="left" w:pos="420"/>
        </w:tabs>
        <w:spacing w:before="156" w:after="156"/>
        <w:rPr>
          <w:rFonts w:ascii="宋体" w:hAnsi="宋体" w:cs="宋体"/>
          <w:b/>
          <w:color w:val="auto"/>
          <w:kern w:val="0"/>
          <w:szCs w:val="21"/>
          <w:highlight w:val="none"/>
        </w:rPr>
      </w:pPr>
      <w:r>
        <w:rPr>
          <w:rFonts w:hint="eastAsia" w:ascii="宋体" w:hAnsi="宋体" w:cs="宋体"/>
          <w:b/>
          <w:color w:val="auto"/>
          <w:kern w:val="0"/>
          <w:szCs w:val="21"/>
          <w:highlight w:val="none"/>
        </w:rPr>
        <w:t>包含模式：与排除模式一样，用来控制排除一些没必要的录制元素；</w:t>
      </w:r>
    </w:p>
    <w:p>
      <w:pPr>
        <w:numPr>
          <w:ilvl w:val="0"/>
          <w:numId w:val="8"/>
        </w:numPr>
        <w:tabs>
          <w:tab w:val="left" w:pos="420"/>
        </w:tabs>
        <w:spacing w:before="156" w:after="156"/>
        <w:rPr>
          <w:rFonts w:ascii="宋体" w:hAnsi="宋体" w:cs="宋体"/>
          <w:color w:val="auto"/>
          <w:kern w:val="0"/>
          <w:szCs w:val="21"/>
          <w:highlight w:val="none"/>
        </w:rPr>
      </w:pPr>
      <w:r>
        <w:rPr>
          <w:rFonts w:hint="eastAsia" w:ascii="宋体" w:hAnsi="宋体" w:cs="宋体"/>
          <w:b/>
          <w:color w:val="auto"/>
          <w:kern w:val="0"/>
          <w:szCs w:val="21"/>
          <w:highlight w:val="none"/>
        </w:rPr>
        <w:t>排除模式：</w:t>
      </w:r>
      <w:r>
        <w:rPr>
          <w:rFonts w:hint="eastAsia" w:ascii="宋体" w:hAnsi="宋体" w:cs="宋体"/>
          <w:color w:val="auto"/>
          <w:kern w:val="0"/>
          <w:szCs w:val="21"/>
          <w:highlight w:val="none"/>
        </w:rPr>
        <w:t>录制时候</w:t>
      </w:r>
      <w:r>
        <w:rPr>
          <w:rFonts w:ascii="宋体" w:hAnsi="宋体" w:cs="宋体"/>
          <w:color w:val="auto"/>
          <w:kern w:val="0"/>
          <w:szCs w:val="21"/>
          <w:highlight w:val="none"/>
        </w:rPr>
        <w:t>许多JS、CSS、PNG、GIF的路径都录制了进来，而这些对于测试脚本是没有用处的，我们可以在HTTP代理服务器的排除模式设置，</w:t>
      </w:r>
      <w:r>
        <w:rPr>
          <w:rFonts w:hint="eastAsia" w:ascii="宋体" w:hAnsi="宋体" w:cs="宋体"/>
          <w:color w:val="auto"/>
          <w:kern w:val="0"/>
          <w:szCs w:val="21"/>
          <w:highlight w:val="none"/>
        </w:rPr>
        <w:t>脚本</w:t>
      </w:r>
      <w:r>
        <w:rPr>
          <w:rFonts w:ascii="宋体" w:hAnsi="宋体" w:cs="宋体"/>
          <w:color w:val="auto"/>
          <w:kern w:val="0"/>
          <w:szCs w:val="21"/>
          <w:highlight w:val="none"/>
        </w:rPr>
        <w:t>不记录这些</w:t>
      </w:r>
      <w:r>
        <w:rPr>
          <w:rFonts w:hint="eastAsia" w:ascii="宋体" w:hAnsi="宋体" w:cs="宋体"/>
          <w:color w:val="auto"/>
          <w:kern w:val="0"/>
          <w:szCs w:val="21"/>
          <w:highlight w:val="none"/>
        </w:rPr>
        <w:t>内容。</w:t>
      </w:r>
    </w:p>
    <w:p>
      <w:pPr>
        <w:pStyle w:val="16"/>
        <w:spacing w:before="156" w:after="156"/>
        <w:ind w:firstLine="420"/>
        <w:rPr>
          <w:color w:val="auto"/>
          <w:kern w:val="0"/>
          <w:highlight w:val="none"/>
        </w:rPr>
      </w:pPr>
      <w:r>
        <w:rPr>
          <w:rFonts w:hint="eastAsia"/>
          <w:b/>
          <w:color w:val="auto"/>
          <w:kern w:val="0"/>
          <w:highlight w:val="none"/>
        </w:rPr>
        <w:t>（3）添加定时器。</w:t>
      </w:r>
      <w:r>
        <w:rPr>
          <w:rFonts w:hint="eastAsia"/>
          <w:color w:val="auto"/>
          <w:kern w:val="0"/>
          <w:highlight w:val="none"/>
        </w:rPr>
        <w:t>右键”HTTP代理服务器“添加"定时器”→“高斯随机定时器”。</w:t>
      </w:r>
    </w:p>
    <w:p>
      <w:pPr>
        <w:pStyle w:val="16"/>
        <w:spacing w:before="156" w:after="156"/>
        <w:ind w:firstLine="420"/>
        <w:rPr>
          <w:color w:val="auto"/>
          <w:kern w:val="0"/>
          <w:highlight w:val="none"/>
        </w:rPr>
      </w:pPr>
      <w:r>
        <w:rPr>
          <w:rFonts w:hint="eastAsia"/>
          <w:color w:val="auto"/>
          <w:kern w:val="0"/>
          <w:highlight w:val="none"/>
        </w:rPr>
        <w:t>这样设置的目的是，告知JMeter在其生成的HTTP请求中自动增加一个定时器。定时器将会使相应的取样器延迟。延时的规则是：在上一个访问请求被响应并延时了指定的时间后，下一个被定时器影响的取样访问请求才会被发送出去。如果在代理服务器元件里使用了高斯随机定时器，就应该在其中的固定延迟偏移（Constant Delay Offset）设置项里添上${T}（用于自动引用纪录的延迟时间）。</w:t>
      </w:r>
    </w:p>
    <w:p>
      <w:pPr>
        <w:pStyle w:val="16"/>
        <w:spacing w:before="156" w:after="156"/>
        <w:ind w:firstLine="420"/>
        <w:rPr>
          <w:color w:val="auto"/>
          <w:kern w:val="0"/>
          <w:highlight w:val="none"/>
        </w:rPr>
      </w:pPr>
      <w:r>
        <w:rPr>
          <w:rFonts w:hint="eastAsia"/>
          <w:color w:val="auto"/>
          <w:kern w:val="0"/>
          <w:highlight w:val="none"/>
        </w:rPr>
        <w:t>（4</w:t>
      </w:r>
      <w:r>
        <w:rPr>
          <w:rFonts w:hint="eastAsia"/>
          <w:b/>
          <w:color w:val="auto"/>
          <w:kern w:val="0"/>
          <w:highlight w:val="none"/>
        </w:rPr>
        <w:t>）IE设置。</w:t>
      </w:r>
      <w:r>
        <w:rPr>
          <w:rFonts w:hint="eastAsia"/>
          <w:color w:val="auto"/>
          <w:kern w:val="0"/>
          <w:highlight w:val="none"/>
        </w:rPr>
        <w:t>代理服务器配置好以后，点击启动</w:t>
      </w:r>
      <w:r>
        <w:rPr>
          <w:rStyle w:val="33"/>
          <w:rFonts w:hint="eastAsia" w:hAnsi="宋体" w:cs="宋体"/>
          <w:color w:val="auto"/>
          <w:kern w:val="0"/>
          <w:highlight w:val="none"/>
        </w:rPr>
        <w:t>按钮</w:t>
      </w:r>
      <w:r>
        <w:rPr>
          <w:rFonts w:hint="eastAsia"/>
          <w:color w:val="auto"/>
          <w:kern w:val="0"/>
          <w:highlight w:val="none"/>
        </w:rPr>
        <w:t>，代理服务器就会开始记录所接受的HTTP 访问请求。 打开浏览器，打开“Internet选项”→“连接”，将局域网（LAN)设置中的代理服务器设为： localhost，端口为在代理服务器中设的端口：8080。注意，录制完成后，千万要恢复浏览器的代理服务器设置。否则影响正常上网。</w:t>
      </w:r>
    </w:p>
    <w:p>
      <w:pPr>
        <w:pStyle w:val="16"/>
        <w:spacing w:before="156" w:after="156"/>
        <w:ind w:firstLine="420"/>
        <w:rPr>
          <w:color w:val="auto"/>
          <w:kern w:val="0"/>
          <w:highlight w:val="none"/>
        </w:rPr>
      </w:pPr>
      <w:r>
        <w:rPr>
          <w:rFonts w:hint="eastAsia"/>
          <w:color w:val="auto"/>
          <w:kern w:val="0"/>
          <w:highlight w:val="none"/>
        </w:rPr>
        <w:t>（5）开始录制。</w:t>
      </w:r>
      <w:r>
        <w:rPr>
          <w:rFonts w:ascii="Arial"/>
          <w:color w:val="auto"/>
          <w:highlight w:val="none"/>
          <w:shd w:val="clear" w:color="auto" w:fill="FFFFFF"/>
        </w:rPr>
        <w:t>打开一个IE窗口，输入测试的网址(比如www.goodgoodstudy.cn)，</w:t>
      </w:r>
      <w:r>
        <w:rPr>
          <w:rFonts w:hint="eastAsia" w:ascii="Arial"/>
          <w:color w:val="auto"/>
          <w:highlight w:val="none"/>
          <w:shd w:val="clear" w:color="auto" w:fill="FFFFFF"/>
        </w:rPr>
        <w:t>按回车键</w:t>
      </w:r>
      <w:r>
        <w:rPr>
          <w:rFonts w:ascii="Arial"/>
          <w:color w:val="auto"/>
          <w:highlight w:val="none"/>
          <w:shd w:val="clear" w:color="auto" w:fill="FFFFFF"/>
        </w:rPr>
        <w:t>，测试计划中将录制HTTP的请求。在测试网页上进行操作，测试计划中继续录制HTTP请求。如果是有session判断登录的应用，还需要增加cookie manager配置元素</w:t>
      </w:r>
      <w:r>
        <w:rPr>
          <w:rFonts w:hint="eastAsia" w:ascii="Arial"/>
          <w:color w:val="auto"/>
          <w:highlight w:val="none"/>
          <w:shd w:val="clear" w:color="auto" w:fill="FFFFFF"/>
        </w:rPr>
        <w:t>，</w:t>
      </w:r>
      <w:r>
        <w:rPr>
          <w:rFonts w:ascii="Arial"/>
          <w:color w:val="auto"/>
          <w:highlight w:val="none"/>
          <w:shd w:val="clear" w:color="auto" w:fill="FFFFFF"/>
        </w:rPr>
        <w:t>选中</w:t>
      </w:r>
      <w:r>
        <w:rPr>
          <w:rFonts w:hint="eastAsia" w:ascii="Arial"/>
          <w:color w:val="auto"/>
          <w:highlight w:val="none"/>
          <w:shd w:val="clear" w:color="auto" w:fill="FFFFFF"/>
        </w:rPr>
        <w:t>“</w:t>
      </w:r>
      <w:r>
        <w:rPr>
          <w:rFonts w:ascii="Arial"/>
          <w:color w:val="auto"/>
          <w:highlight w:val="none"/>
          <w:shd w:val="clear" w:color="auto" w:fill="FFFFFF"/>
        </w:rPr>
        <w:t>线程组</w:t>
      </w:r>
      <w:r>
        <w:rPr>
          <w:rFonts w:hint="eastAsia" w:ascii="Arial"/>
          <w:color w:val="auto"/>
          <w:highlight w:val="none"/>
          <w:shd w:val="clear" w:color="auto" w:fill="FFFFFF"/>
        </w:rPr>
        <w:t>”</w:t>
      </w:r>
      <w:r>
        <w:rPr>
          <w:rFonts w:ascii="Arial"/>
          <w:color w:val="auto"/>
          <w:highlight w:val="none"/>
          <w:shd w:val="clear" w:color="auto" w:fill="FFFFFF"/>
        </w:rPr>
        <w:t>，右</w:t>
      </w:r>
      <w:r>
        <w:rPr>
          <w:rFonts w:hint="eastAsia" w:ascii="Arial"/>
          <w:color w:val="auto"/>
          <w:highlight w:val="none"/>
          <w:shd w:val="clear" w:color="auto" w:fill="FFFFFF"/>
        </w:rPr>
        <w:t>击后选择“</w:t>
      </w:r>
      <w:r>
        <w:rPr>
          <w:rFonts w:ascii="Arial"/>
          <w:color w:val="auto"/>
          <w:highlight w:val="none"/>
          <w:shd w:val="clear" w:color="auto" w:fill="FFFFFF"/>
        </w:rPr>
        <w:t>添加</w:t>
      </w:r>
      <w:r>
        <w:rPr>
          <w:rFonts w:hint="eastAsia" w:ascii="Arial"/>
          <w:color w:val="auto"/>
          <w:highlight w:val="none"/>
          <w:shd w:val="clear" w:color="auto" w:fill="FFFFFF"/>
        </w:rPr>
        <w:t>”</w:t>
      </w:r>
      <w:r>
        <w:rPr>
          <w:rFonts w:ascii="Arial"/>
          <w:color w:val="auto"/>
          <w:highlight w:val="none"/>
          <w:shd w:val="clear" w:color="auto" w:fill="FFFFFF"/>
        </w:rPr>
        <w:t>→</w:t>
      </w:r>
      <w:r>
        <w:rPr>
          <w:rFonts w:hint="eastAsia" w:ascii="Arial"/>
          <w:color w:val="auto"/>
          <w:highlight w:val="none"/>
          <w:shd w:val="clear" w:color="auto" w:fill="FFFFFF"/>
        </w:rPr>
        <w:t>“</w:t>
      </w:r>
      <w:r>
        <w:rPr>
          <w:rFonts w:ascii="Arial"/>
          <w:color w:val="auto"/>
          <w:highlight w:val="none"/>
          <w:shd w:val="clear" w:color="auto" w:fill="FFFFFF"/>
        </w:rPr>
        <w:t>配置元素</w:t>
      </w:r>
      <w:r>
        <w:rPr>
          <w:rFonts w:hint="eastAsia" w:ascii="Arial"/>
          <w:color w:val="auto"/>
          <w:highlight w:val="none"/>
          <w:shd w:val="clear" w:color="auto" w:fill="FFFFFF"/>
        </w:rPr>
        <w:t>”</w:t>
      </w:r>
      <w:r>
        <w:rPr>
          <w:rFonts w:ascii="Arial"/>
          <w:color w:val="auto"/>
          <w:highlight w:val="none"/>
          <w:shd w:val="clear" w:color="auto" w:fill="FFFFFF"/>
        </w:rPr>
        <w:t>→</w:t>
      </w:r>
      <w:r>
        <w:rPr>
          <w:rFonts w:hint="eastAsia" w:ascii="Arial"/>
          <w:color w:val="auto"/>
          <w:highlight w:val="none"/>
          <w:shd w:val="clear" w:color="auto" w:fill="FFFFFF"/>
        </w:rPr>
        <w:t>“</w:t>
      </w:r>
      <w:r>
        <w:rPr>
          <w:rFonts w:ascii="Arial"/>
          <w:color w:val="auto"/>
          <w:highlight w:val="none"/>
          <w:shd w:val="clear" w:color="auto" w:fill="FFFFFF"/>
        </w:rPr>
        <w:t>HTTP Cookie管理器</w:t>
      </w:r>
      <w:r>
        <w:rPr>
          <w:rFonts w:hint="eastAsia" w:ascii="Arial"/>
          <w:color w:val="auto"/>
          <w:highlight w:val="none"/>
          <w:shd w:val="clear" w:color="auto" w:fill="FFFFFF"/>
        </w:rPr>
        <w:t>”命令。</w:t>
      </w:r>
    </w:p>
    <w:p>
      <w:pPr>
        <w:pBdr>
          <w:top w:val="single" w:color="auto" w:sz="4" w:space="1"/>
          <w:bottom w:val="single" w:color="auto" w:sz="4" w:space="1"/>
        </w:pBdr>
        <w:spacing w:before="93" w:beforeLines="30" w:after="93" w:afterLines="30"/>
        <w:ind w:firstLine="420"/>
        <w:rPr>
          <w:rFonts w:ascii="宋体" w:hAnsi="宋体" w:cs="宋体"/>
          <w:color w:val="auto"/>
          <w:kern w:val="0"/>
          <w:szCs w:val="21"/>
          <w:highlight w:val="none"/>
        </w:rPr>
      </w:pPr>
      <w:r>
        <w:rPr>
          <w:rFonts w:hint="eastAsia" w:ascii="黑体" w:hAnsi="黑体" w:eastAsia="黑体"/>
          <w:color w:val="auto"/>
          <w:highlight w:val="none"/>
        </w:rPr>
        <w:t>提示</w:t>
      </w:r>
      <w:r>
        <w:rPr>
          <w:rFonts w:ascii="楷体_GB2312" w:hAnsi="宋体" w:eastAsia="楷体_GB2312"/>
          <w:color w:val="auto"/>
          <w:highlight w:val="none"/>
          <w:shd w:val="clear" w:color="auto" w:fill="FFFFFF"/>
        </w:rPr>
        <w:t xml:space="preserve">1）IE中局域网的端口号和JMeter中的Proxy </w:t>
      </w:r>
      <w:r>
        <w:rPr>
          <w:rFonts w:hint="eastAsia" w:ascii="楷体_GB2312" w:hAnsi="宋体" w:eastAsia="楷体_GB2312"/>
          <w:color w:val="auto"/>
          <w:highlight w:val="none"/>
          <w:shd w:val="clear" w:color="auto" w:fill="FFFFFF"/>
        </w:rPr>
        <w:t>S</w:t>
      </w:r>
      <w:r>
        <w:rPr>
          <w:rFonts w:ascii="楷体_GB2312" w:hAnsi="宋体" w:eastAsia="楷体_GB2312"/>
          <w:color w:val="auto"/>
          <w:highlight w:val="none"/>
          <w:shd w:val="clear" w:color="auto" w:fill="FFFFFF"/>
        </w:rPr>
        <w:t>erver的端口号</w:t>
      </w:r>
      <w:r>
        <w:rPr>
          <w:rFonts w:hint="eastAsia" w:ascii="楷体_GB2312" w:hAnsi="宋体" w:eastAsia="楷体_GB2312"/>
          <w:color w:val="auto"/>
          <w:highlight w:val="none"/>
          <w:shd w:val="clear" w:color="auto" w:fill="FFFFFF"/>
        </w:rPr>
        <w:t>要</w:t>
      </w:r>
      <w:r>
        <w:rPr>
          <w:rFonts w:ascii="楷体_GB2312" w:hAnsi="宋体" w:eastAsia="楷体_GB2312"/>
          <w:color w:val="auto"/>
          <w:highlight w:val="none"/>
          <w:shd w:val="clear" w:color="auto" w:fill="FFFFFF"/>
        </w:rPr>
        <w:t>一致,，否则会出问题。2）尽量避免跟其他服务的端口冲突，8080端口比较常用，比如我们本机如果提供了一个用tomcat启动的</w:t>
      </w:r>
      <w:r>
        <w:rPr>
          <w:rFonts w:hint="eastAsia" w:ascii="楷体_GB2312" w:hAnsi="宋体" w:eastAsia="楷体_GB2312"/>
          <w:color w:val="auto"/>
          <w:highlight w:val="none"/>
          <w:shd w:val="clear" w:color="auto" w:fill="FFFFFF"/>
        </w:rPr>
        <w:t>W</w:t>
      </w:r>
      <w:r>
        <w:rPr>
          <w:rFonts w:ascii="楷体_GB2312" w:hAnsi="宋体" w:eastAsia="楷体_GB2312"/>
          <w:color w:val="auto"/>
          <w:highlight w:val="none"/>
          <w:shd w:val="clear" w:color="auto" w:fill="FFFFFF"/>
        </w:rPr>
        <w:t>eb服务，那么就可会导致端口冲突，</w:t>
      </w:r>
      <w:r>
        <w:rPr>
          <w:rFonts w:hint="eastAsia" w:ascii="楷体_GB2312" w:hAnsi="宋体" w:eastAsia="楷体_GB2312"/>
          <w:color w:val="auto"/>
          <w:highlight w:val="none"/>
          <w:shd w:val="clear" w:color="auto" w:fill="FFFFFF"/>
        </w:rPr>
        <w:t>从而</w:t>
      </w:r>
      <w:r>
        <w:rPr>
          <w:rFonts w:ascii="楷体_GB2312" w:hAnsi="宋体" w:eastAsia="楷体_GB2312"/>
          <w:color w:val="auto"/>
          <w:highlight w:val="none"/>
          <w:shd w:val="clear" w:color="auto" w:fill="FFFFFF"/>
        </w:rPr>
        <w:t>无法录制，因为一本tomcat默认端口是8080，所以尽量换一些不常见的端口来使用。3</w:t>
      </w:r>
      <w:r>
        <w:rPr>
          <w:rFonts w:hint="eastAsia" w:ascii="楷体_GB2312" w:hAnsi="宋体" w:eastAsia="楷体_GB2312"/>
          <w:color w:val="auto"/>
          <w:highlight w:val="none"/>
          <w:shd w:val="clear" w:color="auto" w:fill="FFFFFF"/>
        </w:rPr>
        <w:t>）如果在进行代理录制时候无法录制，可以尝试解决方法在</w:t>
      </w:r>
      <w:r>
        <w:rPr>
          <w:rFonts w:ascii="楷体_GB2312" w:hAnsi="宋体" w:eastAsia="楷体_GB2312"/>
          <w:color w:val="auto"/>
          <w:highlight w:val="none"/>
          <w:shd w:val="clear" w:color="auto" w:fill="FFFFFF"/>
        </w:rPr>
        <w:t>user.properties文件中配置proxy.cert.alias=anything</w:t>
      </w:r>
      <w:r>
        <w:rPr>
          <w:rFonts w:hint="eastAsia" w:ascii="楷体_GB2312" w:hAnsi="宋体" w:eastAsia="楷体_GB2312"/>
          <w:color w:val="auto"/>
          <w:highlight w:val="none"/>
          <w:shd w:val="clear" w:color="auto" w:fill="FFFFFF"/>
        </w:rPr>
        <w:t>。</w:t>
      </w:r>
    </w:p>
    <w:p>
      <w:pPr>
        <w:widowControl/>
        <w:spacing w:before="156" w:after="156"/>
        <w:ind w:firstLine="420"/>
        <w:jc w:val="left"/>
        <w:rPr>
          <w:rFonts w:ascii="宋体" w:hAnsi="宋体" w:cs="宋体"/>
          <w:color w:val="auto"/>
          <w:kern w:val="0"/>
          <w:szCs w:val="21"/>
          <w:highlight w:val="none"/>
        </w:rPr>
      </w:pPr>
      <w:r>
        <w:rPr>
          <w:rFonts w:hint="eastAsia" w:ascii="宋体" w:hAnsi="宋体" w:cs="宋体"/>
          <w:color w:val="auto"/>
          <w:kern w:val="0"/>
          <w:szCs w:val="21"/>
          <w:highlight w:val="none"/>
        </w:rPr>
        <w:t>（6）录制完成后， 停止HTTP 代理服务器；在录制控制器元件上单击右键将记录的元件保存为一个文件，用于以后重用，最终录制生成的脚本如图5-7所示。</w:t>
      </w:r>
    </w:p>
    <w:p>
      <w:pPr>
        <w:widowControl/>
        <w:spacing w:before="156" w:after="156"/>
        <w:ind w:firstLine="420"/>
        <w:jc w:val="left"/>
        <w:rPr>
          <w:rFonts w:ascii="宋体" w:hAnsi="宋体" w:cs="宋体"/>
          <w:color w:val="auto"/>
          <w:kern w:val="0"/>
          <w:szCs w:val="21"/>
          <w:highlight w:val="none"/>
        </w:rPr>
      </w:pPr>
      <w:r>
        <w:rPr>
          <w:rFonts w:ascii="宋体" w:hAnsi="宋体" w:cs="宋体"/>
          <w:color w:val="auto"/>
          <w:kern w:val="0"/>
          <w:szCs w:val="21"/>
          <w:highlight w:val="none"/>
        </w:rPr>
        <w:drawing>
          <wp:inline distT="0" distB="0" distL="114300" distR="114300">
            <wp:extent cx="4733925" cy="32385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6"/>
                    <a:stretch>
                      <a:fillRect/>
                    </a:stretch>
                  </pic:blipFill>
                  <pic:spPr>
                    <a:xfrm>
                      <a:off x="0" y="0"/>
                      <a:ext cx="4733925" cy="3238500"/>
                    </a:xfrm>
                    <a:prstGeom prst="rect">
                      <a:avLst/>
                    </a:prstGeom>
                    <a:noFill/>
                    <a:ln w="9525">
                      <a:noFill/>
                      <a:miter/>
                    </a:ln>
                  </pic:spPr>
                </pic:pic>
              </a:graphicData>
            </a:graphic>
          </wp:inline>
        </w:drawing>
      </w:r>
    </w:p>
    <w:p>
      <w:pPr>
        <w:widowControl/>
        <w:spacing w:before="156" w:after="156"/>
        <w:ind w:firstLine="360"/>
        <w:jc w:val="center"/>
        <w:rPr>
          <w:rFonts w:ascii="黑体" w:hAnsi="黑体" w:eastAsia="黑体" w:cs="黑体"/>
          <w:color w:val="auto"/>
          <w:kern w:val="0"/>
          <w:sz w:val="18"/>
          <w:szCs w:val="18"/>
          <w:highlight w:val="none"/>
        </w:rPr>
      </w:pPr>
      <w:r>
        <w:rPr>
          <w:rFonts w:hint="eastAsia" w:ascii="黑体" w:hAnsi="黑体" w:eastAsia="黑体" w:cs="黑体"/>
          <w:color w:val="auto"/>
          <w:kern w:val="0"/>
          <w:sz w:val="18"/>
          <w:szCs w:val="18"/>
          <w:highlight w:val="none"/>
        </w:rPr>
        <w:t>图</w:t>
      </w:r>
      <w:r>
        <w:rPr>
          <w:rFonts w:ascii="黑体" w:hAnsi="黑体" w:eastAsia="黑体" w:cs="黑体"/>
          <w:color w:val="auto"/>
          <w:kern w:val="0"/>
          <w:sz w:val="18"/>
          <w:szCs w:val="18"/>
          <w:highlight w:val="none"/>
        </w:rPr>
        <w:t>5-7  JMeter</w:t>
      </w:r>
      <w:r>
        <w:rPr>
          <w:rFonts w:hint="eastAsia" w:ascii="黑体" w:hAnsi="黑体" w:eastAsia="黑体" w:cs="黑体"/>
          <w:color w:val="auto"/>
          <w:kern w:val="0"/>
          <w:sz w:val="18"/>
          <w:szCs w:val="18"/>
          <w:highlight w:val="none"/>
        </w:rPr>
        <w:t>代理服务器录制生成的脚本</w:t>
      </w:r>
    </w:p>
    <w:p>
      <w:pPr>
        <w:pStyle w:val="4"/>
        <w:rPr>
          <w:color w:val="auto"/>
          <w:highlight w:val="none"/>
        </w:rPr>
      </w:pPr>
      <w:bookmarkStart w:id="24" w:name="_Toc717"/>
      <w:r>
        <w:rPr>
          <w:rFonts w:hint="eastAsia"/>
          <w:color w:val="auto"/>
          <w:highlight w:val="none"/>
        </w:rPr>
        <w:t>两种录制方式的区别</w:t>
      </w:r>
      <w:bookmarkEnd w:id="24"/>
    </w:p>
    <w:p>
      <w:pPr>
        <w:widowControl/>
        <w:spacing w:before="156" w:after="156"/>
        <w:ind w:firstLine="420"/>
        <w:jc w:val="left"/>
        <w:rPr>
          <w:rFonts w:ascii="宋体" w:hAnsi="宋体" w:cs="宋体"/>
          <w:color w:val="auto"/>
          <w:kern w:val="0"/>
          <w:szCs w:val="21"/>
          <w:highlight w:val="none"/>
          <w:shd w:val="clear" w:color="auto" w:fill="FFFFFF"/>
        </w:rPr>
      </w:pPr>
      <w:r>
        <w:rPr>
          <w:rFonts w:hint="eastAsia" w:ascii="宋体" w:hAnsi="宋体" w:cs="宋体"/>
          <w:color w:val="auto"/>
          <w:kern w:val="0"/>
          <w:szCs w:val="21"/>
          <w:highlight w:val="none"/>
          <w:shd w:val="clear" w:color="auto" w:fill="FFFFFF"/>
        </w:rPr>
        <w:t>（1）利用Badboy录制比较简单，不需要利用代理，录制也与LoadRunner类似，录制的脚本的层次更清晰。经过实践认为使用Badboy进行HTTP脚本录制更加方便和直观。</w:t>
      </w:r>
    </w:p>
    <w:p>
      <w:pPr>
        <w:widowControl/>
        <w:spacing w:before="156" w:after="156"/>
        <w:ind w:firstLine="420"/>
        <w:jc w:val="left"/>
        <w:rPr>
          <w:rFonts w:ascii="宋体" w:hAnsi="宋体" w:cs="宋体"/>
          <w:color w:val="auto"/>
          <w:kern w:val="0"/>
          <w:szCs w:val="21"/>
          <w:highlight w:val="none"/>
          <w:shd w:val="clear" w:color="auto" w:fill="FFFFFF"/>
        </w:rPr>
      </w:pPr>
      <w:r>
        <w:rPr>
          <w:rFonts w:hint="eastAsia" w:ascii="宋体" w:hAnsi="宋体" w:cs="宋体"/>
          <w:color w:val="auto"/>
          <w:kern w:val="0"/>
          <w:szCs w:val="21"/>
          <w:highlight w:val="none"/>
          <w:shd w:val="clear" w:color="auto" w:fill="FFFFFF"/>
        </w:rPr>
        <w:t>（2）JMeter代理录制较为复杂，但是能录制到URL相关的静态文件（CSS、JPG等）以及dwr请求，但是Badboy不能。</w:t>
      </w:r>
    </w:p>
    <w:p>
      <w:pPr>
        <w:widowControl/>
        <w:spacing w:before="156" w:after="156"/>
        <w:ind w:firstLine="420"/>
        <w:jc w:val="left"/>
        <w:rPr>
          <w:rFonts w:ascii="宋体" w:hAnsi="宋体" w:cs="宋体"/>
          <w:color w:val="auto"/>
          <w:kern w:val="0"/>
          <w:szCs w:val="21"/>
          <w:highlight w:val="none"/>
          <w:shd w:val="clear" w:color="auto" w:fill="FFFFFF"/>
        </w:rPr>
      </w:pPr>
      <w:r>
        <w:rPr>
          <w:rFonts w:hint="eastAsia" w:ascii="宋体" w:hAnsi="宋体" w:cs="宋体"/>
          <w:color w:val="auto"/>
          <w:kern w:val="0"/>
          <w:szCs w:val="21"/>
          <w:highlight w:val="none"/>
          <w:shd w:val="clear" w:color="auto" w:fill="FFFFFF"/>
        </w:rPr>
        <w:t>（3）简单的HTTP协议直接用Badboy录制，不需要我们用JMeter录制后去掉无用的CSS等信息，但是比较复杂的应用，比如dwr请求的，还是得用JMeter代理进行录制。</w:t>
      </w:r>
    </w:p>
    <w:p>
      <w:pPr>
        <w:pStyle w:val="3"/>
        <w:rPr>
          <w:rFonts w:ascii="宋体" w:hAnsi="宋体" w:eastAsia="宋体" w:cs="宋体"/>
          <w:color w:val="auto"/>
          <w:highlight w:val="none"/>
        </w:rPr>
      </w:pPr>
      <w:bookmarkStart w:id="25" w:name="_Toc11661"/>
      <w:r>
        <w:rPr>
          <w:color w:val="auto"/>
          <w:highlight w:val="none"/>
        </w:rPr>
        <w:t>JMeter</w:t>
      </w:r>
      <w:r>
        <w:rPr>
          <w:rFonts w:hint="eastAsia"/>
          <w:color w:val="auto"/>
          <w:highlight w:val="none"/>
        </w:rPr>
        <w:t>参数化</w:t>
      </w:r>
      <w:bookmarkEnd w:id="25"/>
    </w:p>
    <w:p>
      <w:pPr>
        <w:spacing w:before="156" w:after="156"/>
        <w:ind w:left="420"/>
        <w:rPr>
          <w:color w:val="auto"/>
          <w:highlight w:val="none"/>
        </w:rPr>
      </w:pPr>
      <w:r>
        <w:rPr>
          <w:rFonts w:hint="eastAsia"/>
          <w:color w:val="auto"/>
          <w:highlight w:val="none"/>
        </w:rPr>
        <w:t>JMeter也跟LoadRunner一样，有所谓的参数化，在这里学习了JMeter常见的3种参数化方法。</w:t>
      </w:r>
    </w:p>
    <w:p>
      <w:pPr>
        <w:pStyle w:val="4"/>
        <w:rPr>
          <w:color w:val="auto"/>
          <w:highlight w:val="none"/>
        </w:rPr>
      </w:pPr>
      <w:bookmarkStart w:id="26" w:name="_Toc17430"/>
      <w:r>
        <w:rPr>
          <w:rFonts w:hint="eastAsia"/>
          <w:color w:val="auto"/>
          <w:highlight w:val="none"/>
        </w:rPr>
        <w:t>使用用户自定义变量-- Test Plan(测试计划)</w:t>
      </w:r>
      <w:bookmarkEnd w:id="26"/>
    </w:p>
    <w:p>
      <w:pPr>
        <w:spacing w:before="156" w:after="156"/>
        <w:ind w:left="420"/>
        <w:jc w:val="left"/>
        <w:rPr>
          <w:color w:val="auto"/>
          <w:highlight w:val="none"/>
        </w:rPr>
      </w:pPr>
      <w:r>
        <w:rPr>
          <w:rFonts w:hint="eastAsia"/>
          <w:color w:val="auto"/>
          <w:highlight w:val="none"/>
        </w:rPr>
        <w:t>（1）在Test Plan(测试计划)中点击“用户定义的变量”下的“添加”按钮，开始进行自定义变量的添加。</w:t>
      </w:r>
      <w:r>
        <w:rPr>
          <w:rFonts w:hint="eastAsia"/>
          <w:color w:val="auto"/>
          <w:highlight w:val="none"/>
        </w:rPr>
        <w:t>(变量的值要可以是定值也可以是数据文件)</w:t>
      </w:r>
    </w:p>
    <w:p>
      <w:pPr>
        <w:widowControl/>
        <w:tabs>
          <w:tab w:val="center" w:pos="4393"/>
          <w:tab w:val="left" w:pos="6579"/>
        </w:tabs>
        <w:spacing w:before="156" w:after="156"/>
        <w:ind w:firstLine="420"/>
        <w:jc w:val="left"/>
        <w:rPr>
          <w:rStyle w:val="33"/>
          <w:color w:val="auto"/>
          <w:highlight w:val="none"/>
        </w:rPr>
      </w:pPr>
      <w:r>
        <w:rPr>
          <w:rFonts w:hint="eastAsia"/>
          <w:color w:val="auto"/>
          <w:highlight w:val="none"/>
        </w:rPr>
        <w:t>（2）在“名称”里定义变量的名称，比如这里变量名称是“key”；“值”里定义变量所对应的值，比如这里key这个变量对应的值是“好好学习”。</w:t>
      </w:r>
    </w:p>
    <w:p>
      <w:pPr>
        <w:pStyle w:val="16"/>
        <w:spacing w:before="156" w:after="156"/>
        <w:ind w:firstLine="420"/>
        <w:rPr>
          <w:color w:val="auto"/>
          <w:highlight w:val="none"/>
        </w:rPr>
      </w:pPr>
      <w:r>
        <w:rPr>
          <w:rFonts w:hint="eastAsia"/>
          <w:color w:val="auto"/>
          <w:highlight w:val="none"/>
        </w:rPr>
        <w:t>完成自定义变量的添加后，到需要进行参数化的位置进行参数化，比如之前用Badboy录制的百度搜索关键字是“goodgoodstudy”，如图5-8所示。</w:t>
      </w:r>
    </w:p>
    <w:p>
      <w:pPr>
        <w:spacing w:before="156" w:after="156"/>
        <w:ind w:left="839"/>
        <w:jc w:val="center"/>
        <w:rPr>
          <w:color w:val="auto"/>
          <w:highlight w:val="none"/>
        </w:rPr>
      </w:pPr>
      <w:r>
        <w:rPr>
          <w:color w:val="auto"/>
          <w:highlight w:val="none"/>
        </w:rPr>
        <w:drawing>
          <wp:inline distT="0" distB="0" distL="114300" distR="114300">
            <wp:extent cx="4800600" cy="27241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7"/>
                    <a:stretch>
                      <a:fillRect/>
                    </a:stretch>
                  </pic:blipFill>
                  <pic:spPr>
                    <a:xfrm>
                      <a:off x="0" y="0"/>
                      <a:ext cx="4800600" cy="2724150"/>
                    </a:xfrm>
                    <a:prstGeom prst="rect">
                      <a:avLst/>
                    </a:prstGeom>
                    <a:noFill/>
                    <a:ln w="9525">
                      <a:noFill/>
                      <a:miter/>
                    </a:ln>
                  </pic:spPr>
                </pic:pic>
              </a:graphicData>
            </a:graphic>
          </wp:inline>
        </w:drawing>
      </w:r>
    </w:p>
    <w:p>
      <w:pPr>
        <w:spacing w:before="156" w:after="156"/>
        <w:ind w:left="840" w:firstLine="420"/>
        <w:jc w:val="center"/>
        <w:rPr>
          <w:rFonts w:ascii="黑体" w:hAnsi="黑体" w:eastAsia="黑体" w:cs="黑体"/>
          <w:color w:val="auto"/>
          <w:sz w:val="18"/>
          <w:szCs w:val="18"/>
          <w:highlight w:val="none"/>
        </w:rPr>
      </w:pPr>
      <w:r>
        <w:rPr>
          <w:rFonts w:hint="eastAsia" w:ascii="黑体" w:hAnsi="黑体" w:eastAsia="黑体" w:cs="黑体"/>
          <w:color w:val="auto"/>
          <w:sz w:val="18"/>
          <w:szCs w:val="18"/>
          <w:highlight w:val="none"/>
        </w:rPr>
        <w:t>图5-8</w:t>
      </w:r>
      <w:r>
        <w:rPr>
          <w:rFonts w:ascii="黑体" w:hAnsi="黑体" w:eastAsia="黑体" w:cs="黑体"/>
          <w:color w:val="auto"/>
          <w:sz w:val="18"/>
          <w:szCs w:val="18"/>
          <w:highlight w:val="none"/>
        </w:rPr>
        <w:t xml:space="preserve">  </w:t>
      </w:r>
      <w:r>
        <w:rPr>
          <w:rFonts w:hint="eastAsia" w:ascii="黑体" w:hAnsi="黑体" w:eastAsia="黑体" w:cs="黑体"/>
          <w:color w:val="auto"/>
          <w:sz w:val="18"/>
          <w:szCs w:val="18"/>
          <w:highlight w:val="none"/>
        </w:rPr>
        <w:t>需要参数化的地方</w:t>
      </w:r>
    </w:p>
    <w:p>
      <w:pPr>
        <w:pStyle w:val="16"/>
        <w:spacing w:before="156" w:after="156"/>
        <w:ind w:firstLine="420"/>
        <w:rPr>
          <w:color w:val="auto"/>
          <w:highlight w:val="none"/>
        </w:rPr>
      </w:pPr>
      <w:r>
        <w:rPr>
          <w:rFonts w:hint="eastAsia"/>
          <w:color w:val="auto"/>
          <w:highlight w:val="none"/>
        </w:rPr>
        <w:t>找到需要进行参数化的地方后，</w:t>
      </w:r>
      <w:r>
        <w:rPr>
          <w:rFonts w:hint="eastAsia"/>
          <w:color w:val="auto"/>
          <w:highlight w:val="none"/>
        </w:rPr>
        <w:t>将值里面的内容用</w:t>
      </w:r>
      <w:r>
        <w:rPr>
          <w:color w:val="auto"/>
          <w:highlight w:val="none"/>
        </w:rPr>
        <w:t>${key}</w:t>
      </w:r>
      <w:r>
        <w:rPr>
          <w:rFonts w:hint="eastAsia"/>
          <w:color w:val="auto"/>
          <w:highlight w:val="none"/>
        </w:rPr>
        <w:t>进行替换（JMeter里的变量都是用</w:t>
      </w:r>
      <w:r>
        <w:rPr>
          <w:color w:val="auto"/>
          <w:highlight w:val="none"/>
        </w:rPr>
        <w:t>${}</w:t>
      </w:r>
      <w:r>
        <w:rPr>
          <w:rFonts w:hint="eastAsia"/>
          <w:color w:val="auto"/>
          <w:highlight w:val="none"/>
        </w:rPr>
        <w:t>进行替换）</w:t>
      </w:r>
      <w:r>
        <w:rPr>
          <w:rFonts w:hint="eastAsia"/>
          <w:color w:val="auto"/>
          <w:highlight w:val="none"/>
        </w:rPr>
        <w:t>，这里的“key”就是刚才在用户自定义变量里设定的变量名，进行参数化替换后，说明在发送请求时候，利用百度进行搜索的关键字就不是之前用Badboy录制时候的“goodgoodstudy”了，而是参数化变量对应的值“其他其他”。</w:t>
      </w:r>
    </w:p>
    <w:p>
      <w:pPr>
        <w:pStyle w:val="4"/>
        <w:numPr>
          <w:ilvl w:val="2"/>
          <w:numId w:val="1"/>
        </w:numPr>
        <w:rPr>
          <w:color w:val="auto"/>
          <w:highlight w:val="none"/>
        </w:rPr>
      </w:pPr>
      <w:bookmarkStart w:id="27" w:name="_Toc10252"/>
      <w:r>
        <w:rPr>
          <w:rFonts w:hint="eastAsia"/>
          <w:color w:val="auto"/>
          <w:highlight w:val="none"/>
        </w:rPr>
        <w:t>用户定义的变量”测试组件，名称：</w:t>
      </w:r>
      <w:r>
        <w:rPr>
          <w:color w:val="auto"/>
          <w:highlight w:val="none"/>
        </w:rPr>
        <w:t>default variables</w:t>
      </w:r>
      <w:r>
        <w:rPr>
          <w:rFonts w:hint="eastAsia"/>
          <w:color w:val="auto"/>
          <w:highlight w:val="none"/>
        </w:rPr>
        <w:t>，变量名与值分别如下(可以用绝对路径)</w:t>
      </w:r>
      <w:bookmarkEnd w:id="27"/>
    </w:p>
    <w:p>
      <w:pPr>
        <w:spacing w:after="156" w:afterLines="50"/>
        <w:rPr>
          <w:color w:val="auto"/>
          <w:highlight w:val="none"/>
        </w:rPr>
      </w:pPr>
      <w:r>
        <w:rPr>
          <w:color w:val="auto"/>
          <w:highlight w:val="none"/>
        </w:rPr>
        <w:t>userList</w:t>
      </w:r>
      <w:r>
        <w:rPr>
          <w:rFonts w:hint="eastAsia"/>
          <w:color w:val="auto"/>
          <w:highlight w:val="none"/>
        </w:rPr>
        <w:t xml:space="preserve">          </w:t>
      </w:r>
      <w:commentRangeStart w:id="0"/>
      <w:r>
        <w:rPr>
          <w:color w:val="auto"/>
          <w:highlight w:val="none"/>
        </w:rPr>
        <w:t>userlist/jwUser.dat</w:t>
      </w:r>
      <w:commentRangeEnd w:id="0"/>
      <w:r>
        <w:rPr>
          <w:rStyle w:val="33"/>
          <w:color w:val="auto"/>
          <w:highlight w:val="none"/>
        </w:rPr>
        <w:commentReference w:id="0"/>
      </w:r>
    </w:p>
    <w:p>
      <w:pPr>
        <w:spacing w:after="156" w:afterLines="50"/>
        <w:rPr>
          <w:color w:val="auto"/>
          <w:highlight w:val="none"/>
        </w:rPr>
      </w:pPr>
      <w:r>
        <w:rPr>
          <w:color w:val="auto"/>
          <w:highlight w:val="none"/>
        </w:rPr>
        <w:t>userPass</w:t>
      </w:r>
      <w:r>
        <w:rPr>
          <w:rFonts w:hint="eastAsia"/>
          <w:color w:val="auto"/>
          <w:highlight w:val="none"/>
        </w:rPr>
        <w:t xml:space="preserve">         </w:t>
      </w:r>
      <w:r>
        <w:rPr>
          <w:color w:val="auto"/>
          <w:highlight w:val="none"/>
        </w:rPr>
        <w:t> </w:t>
      </w:r>
      <w:commentRangeStart w:id="1"/>
      <w:r>
        <w:rPr>
          <w:color w:val="auto"/>
          <w:highlight w:val="none"/>
        </w:rPr>
        <w:t>userlist/jwUserPass.dat</w:t>
      </w:r>
      <w:commentRangeEnd w:id="1"/>
      <w:r>
        <w:rPr>
          <w:rStyle w:val="33"/>
          <w:color w:val="auto"/>
          <w:highlight w:val="none"/>
        </w:rPr>
        <w:commentReference w:id="1"/>
      </w:r>
    </w:p>
    <w:p>
      <w:pPr>
        <w:spacing w:after="156" w:afterLines="50"/>
        <w:rPr>
          <w:color w:val="auto"/>
          <w:highlight w:val="none"/>
        </w:rPr>
      </w:pPr>
      <w:r>
        <w:rPr>
          <w:color w:val="auto"/>
          <w:highlight w:val="none"/>
        </w:rPr>
        <w:t>serverConfig</w:t>
      </w:r>
      <w:r>
        <w:rPr>
          <w:rFonts w:hint="eastAsia"/>
          <w:color w:val="auto"/>
          <w:highlight w:val="none"/>
        </w:rPr>
        <w:t xml:space="preserve">      </w:t>
      </w:r>
      <w:commentRangeStart w:id="2"/>
      <w:r>
        <w:rPr>
          <w:color w:val="auto"/>
          <w:highlight w:val="none"/>
        </w:rPr>
        <w:t>configs/server.csv</w:t>
      </w:r>
      <w:commentRangeEnd w:id="2"/>
      <w:r>
        <w:rPr>
          <w:rStyle w:val="33"/>
          <w:color w:val="auto"/>
          <w:highlight w:val="none"/>
        </w:rPr>
        <w:commentReference w:id="2"/>
      </w:r>
    </w:p>
    <w:p>
      <w:pPr>
        <w:spacing w:after="156" w:afterLines="50"/>
        <w:rPr>
          <w:color w:val="auto"/>
          <w:highlight w:val="none"/>
        </w:rPr>
      </w:pPr>
      <w:r>
        <w:rPr>
          <w:color w:val="auto"/>
          <w:highlight w:val="none"/>
        </w:rPr>
        <w:drawing>
          <wp:inline distT="0" distB="0" distL="114300" distR="114300">
            <wp:extent cx="5267325" cy="39528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8"/>
                    <a:stretch>
                      <a:fillRect/>
                    </a:stretch>
                  </pic:blipFill>
                  <pic:spPr>
                    <a:xfrm>
                      <a:off x="0" y="0"/>
                      <a:ext cx="5267325" cy="3952875"/>
                    </a:xfrm>
                    <a:prstGeom prst="rect">
                      <a:avLst/>
                    </a:prstGeom>
                    <a:noFill/>
                    <a:ln w="9525">
                      <a:noFill/>
                      <a:miter/>
                    </a:ln>
                  </pic:spPr>
                </pic:pic>
              </a:graphicData>
            </a:graphic>
          </wp:inline>
        </w:drawing>
      </w:r>
    </w:p>
    <w:p>
      <w:pPr>
        <w:spacing w:after="156" w:afterLines="50"/>
        <w:rPr>
          <w:color w:val="auto"/>
          <w:highlight w:val="none"/>
        </w:rPr>
      </w:pPr>
      <w:r>
        <w:rPr>
          <w:rFonts w:hint="eastAsia"/>
          <w:color w:val="auto"/>
          <w:highlight w:val="none"/>
        </w:rPr>
        <w:t>在</w:t>
      </w:r>
      <w:r>
        <w:rPr>
          <w:color w:val="auto"/>
          <w:highlight w:val="none"/>
        </w:rPr>
        <w:t>jakarta-jmeter-2.2\bin</w:t>
      </w:r>
      <w:r>
        <w:rPr>
          <w:rFonts w:hint="eastAsia"/>
          <w:color w:val="auto"/>
          <w:highlight w:val="none"/>
        </w:rPr>
        <w:t>目录下新建userlist文件夹，然后在userlist内新建jwUser.dat与jwUserPass.dat文件，然后在这两个文件中分别写入登录系统的用户名和密码，注意要每行一个且一一对应，如：我的jwUser.dat文件内容为</w:t>
      </w:r>
    </w:p>
    <w:p>
      <w:pPr>
        <w:spacing w:after="156" w:afterLines="50"/>
        <w:rPr>
          <w:color w:val="auto"/>
          <w:highlight w:val="none"/>
        </w:rPr>
      </w:pPr>
      <w:r>
        <w:rPr>
          <w:rFonts w:hint="eastAsia"/>
          <w:color w:val="auto"/>
          <w:highlight w:val="none"/>
        </w:rPr>
        <w:t>jwadmin</w:t>
      </w:r>
    </w:p>
    <w:p>
      <w:pPr>
        <w:spacing w:after="156" w:afterLines="50"/>
        <w:rPr>
          <w:color w:val="auto"/>
          <w:highlight w:val="none"/>
        </w:rPr>
      </w:pPr>
      <w:r>
        <w:rPr>
          <w:rFonts w:hint="eastAsia"/>
          <w:color w:val="auto"/>
          <w:highlight w:val="none"/>
        </w:rPr>
        <w:t>1001300</w:t>
      </w:r>
    </w:p>
    <w:p>
      <w:pPr>
        <w:spacing w:after="156" w:afterLines="50"/>
        <w:rPr>
          <w:color w:val="auto"/>
          <w:highlight w:val="none"/>
        </w:rPr>
      </w:pPr>
      <w:r>
        <w:rPr>
          <w:rFonts w:hint="eastAsia"/>
          <w:color w:val="auto"/>
          <w:highlight w:val="none"/>
        </w:rPr>
        <w:t>jwUserPass.dat文件内容为</w:t>
      </w:r>
    </w:p>
    <w:p>
      <w:pPr>
        <w:spacing w:after="156" w:afterLines="50"/>
        <w:rPr>
          <w:color w:val="auto"/>
          <w:highlight w:val="none"/>
        </w:rPr>
      </w:pPr>
      <w:commentRangeStart w:id="3"/>
      <w:r>
        <w:rPr>
          <w:rFonts w:hint="eastAsia"/>
          <w:color w:val="auto"/>
          <w:highlight w:val="none"/>
        </w:rPr>
        <w:t>123</w:t>
      </w:r>
      <w:commentRangeEnd w:id="3"/>
      <w:r>
        <w:rPr>
          <w:rStyle w:val="33"/>
          <w:color w:val="auto"/>
          <w:highlight w:val="none"/>
        </w:rPr>
        <w:commentReference w:id="3"/>
      </w:r>
    </w:p>
    <w:p>
      <w:pPr>
        <w:spacing w:after="156" w:afterLines="50"/>
        <w:rPr>
          <w:color w:val="auto"/>
          <w:highlight w:val="none"/>
        </w:rPr>
      </w:pPr>
      <w:commentRangeStart w:id="4"/>
      <w:r>
        <w:rPr>
          <w:rFonts w:hint="eastAsia"/>
          <w:color w:val="auto"/>
          <w:highlight w:val="none"/>
        </w:rPr>
        <w:t>321</w:t>
      </w:r>
      <w:commentRangeEnd w:id="4"/>
      <w:r>
        <w:rPr>
          <w:rStyle w:val="33"/>
          <w:color w:val="auto"/>
          <w:highlight w:val="none"/>
        </w:rPr>
        <w:commentReference w:id="4"/>
      </w:r>
    </w:p>
    <w:p>
      <w:pPr>
        <w:rPr>
          <w:color w:val="auto"/>
          <w:highlight w:val="none"/>
        </w:rPr>
      </w:pPr>
    </w:p>
    <w:p>
      <w:pPr>
        <w:pStyle w:val="4"/>
        <w:rPr>
          <w:color w:val="auto"/>
          <w:highlight w:val="none"/>
        </w:rPr>
      </w:pPr>
      <w:bookmarkStart w:id="28" w:name="_Toc423"/>
      <w:r>
        <w:rPr>
          <w:rFonts w:hint="eastAsia"/>
          <w:color w:val="auto"/>
          <w:highlight w:val="none"/>
        </w:rPr>
        <w:t>使用配置元件中的</w:t>
      </w:r>
      <w:bookmarkStart w:id="29" w:name="OLE_LINK11"/>
      <w:bookmarkStart w:id="30" w:name="OLE_LINK10"/>
      <w:r>
        <w:rPr>
          <w:rFonts w:hint="eastAsia"/>
          <w:color w:val="auto"/>
          <w:highlight w:val="none"/>
        </w:rPr>
        <w:t>CSV Data Set Config</w:t>
      </w:r>
      <w:bookmarkEnd w:id="29"/>
      <w:bookmarkEnd w:id="30"/>
      <w:r>
        <w:rPr>
          <w:rFonts w:hint="eastAsia"/>
          <w:color w:val="auto"/>
          <w:highlight w:val="none"/>
        </w:rPr>
        <w:t>进行参数化设置</w:t>
      </w:r>
      <w:bookmarkEnd w:id="28"/>
    </w:p>
    <w:p>
      <w:pPr>
        <w:pStyle w:val="16"/>
        <w:spacing w:before="156" w:after="156"/>
        <w:ind w:firstLine="420"/>
        <w:rPr>
          <w:color w:val="auto"/>
          <w:highlight w:val="none"/>
        </w:rPr>
      </w:pPr>
      <w:r>
        <w:rPr>
          <w:rFonts w:hint="eastAsia"/>
          <w:color w:val="auto"/>
          <w:highlight w:val="none"/>
        </w:rPr>
        <w:t>在线程组上点击</w:t>
      </w:r>
      <w:r>
        <w:rPr>
          <w:rFonts w:hint="eastAsia"/>
          <w:color w:val="auto"/>
          <w:highlight w:val="none"/>
        </w:rPr>
        <w:t>右键选择添加→配置元件→</w:t>
      </w:r>
      <w:r>
        <w:rPr>
          <w:color w:val="auto"/>
          <w:highlight w:val="none"/>
        </w:rPr>
        <w:t>CSV Data Set Config</w:t>
      </w:r>
      <w:r>
        <w:rPr>
          <w:color w:val="auto"/>
          <w:highlight w:val="none"/>
        </w:rPr>
        <w:t>，打开CSV Data Set Config</w:t>
      </w:r>
      <w:r>
        <w:rPr>
          <w:rFonts w:hint="eastAsia"/>
          <w:color w:val="auto"/>
          <w:highlight w:val="none"/>
        </w:rPr>
        <w:t>设置界面</w:t>
      </w:r>
      <w:r>
        <w:rPr>
          <w:color w:val="auto"/>
          <w:highlight w:val="none"/>
        </w:rPr>
        <w:t>，如图5-1</w:t>
      </w:r>
      <w:r>
        <w:rPr>
          <w:rFonts w:hint="eastAsia"/>
          <w:color w:val="auto"/>
          <w:highlight w:val="none"/>
        </w:rPr>
        <w:t>1</w:t>
      </w:r>
      <w:r>
        <w:rPr>
          <w:color w:val="auto"/>
          <w:highlight w:val="none"/>
        </w:rPr>
        <w:t>所示。</w:t>
      </w:r>
    </w:p>
    <w:p>
      <w:pPr>
        <w:widowControl/>
        <w:spacing w:before="156" w:after="156"/>
        <w:jc w:val="center"/>
        <w:rPr>
          <w:color w:val="auto"/>
          <w:highlight w:val="none"/>
        </w:rPr>
      </w:pPr>
      <w:r>
        <w:rPr>
          <w:color w:val="auto"/>
          <w:highlight w:val="none"/>
        </w:rPr>
        <w:drawing>
          <wp:inline distT="0" distB="0" distL="114300" distR="114300">
            <wp:extent cx="3990975" cy="15240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9"/>
                    <a:stretch>
                      <a:fillRect/>
                    </a:stretch>
                  </pic:blipFill>
                  <pic:spPr>
                    <a:xfrm>
                      <a:off x="0" y="0"/>
                      <a:ext cx="3990975" cy="1524000"/>
                    </a:xfrm>
                    <a:prstGeom prst="rect">
                      <a:avLst/>
                    </a:prstGeom>
                    <a:noFill/>
                    <a:ln w="9525">
                      <a:noFill/>
                      <a:miter/>
                    </a:ln>
                  </pic:spPr>
                </pic:pic>
              </a:graphicData>
            </a:graphic>
          </wp:inline>
        </w:drawing>
      </w:r>
    </w:p>
    <w:p>
      <w:pPr>
        <w:widowControl/>
        <w:spacing w:before="156" w:after="156"/>
        <w:ind w:left="840" w:firstLine="360"/>
        <w:jc w:val="center"/>
        <w:rPr>
          <w:rFonts w:ascii="黑体" w:hAnsi="黑体" w:eastAsia="黑体" w:cs="黑体"/>
          <w:color w:val="auto"/>
          <w:sz w:val="18"/>
          <w:szCs w:val="18"/>
          <w:highlight w:val="none"/>
        </w:rPr>
      </w:pPr>
      <w:r>
        <w:rPr>
          <w:rFonts w:hint="eastAsia" w:ascii="黑体" w:hAnsi="黑体" w:eastAsia="黑体" w:cs="黑体"/>
          <w:color w:val="auto"/>
          <w:sz w:val="18"/>
          <w:szCs w:val="18"/>
          <w:highlight w:val="none"/>
        </w:rPr>
        <w:t xml:space="preserve">图5-11  </w:t>
      </w:r>
      <w:r>
        <w:rPr>
          <w:rFonts w:ascii="黑体" w:hAnsi="黑体" w:eastAsia="黑体" w:cs="黑体"/>
          <w:color w:val="auto"/>
          <w:kern w:val="0"/>
          <w:sz w:val="18"/>
          <w:szCs w:val="18"/>
          <w:highlight w:val="none"/>
        </w:rPr>
        <w:t>CSV Data Set Config</w:t>
      </w:r>
      <w:r>
        <w:rPr>
          <w:rFonts w:hint="eastAsia" w:ascii="黑体" w:hAnsi="黑体" w:eastAsia="黑体" w:cs="黑体"/>
          <w:color w:val="auto"/>
          <w:sz w:val="18"/>
          <w:szCs w:val="18"/>
          <w:highlight w:val="none"/>
        </w:rPr>
        <w:t>参数化设置</w:t>
      </w:r>
    </w:p>
    <w:p>
      <w:pPr>
        <w:pStyle w:val="16"/>
        <w:spacing w:before="156" w:after="156"/>
        <w:ind w:firstLine="420"/>
        <w:rPr>
          <w:rFonts w:ascii="宋体" w:hAnsi="Courier New"/>
          <w:color w:val="auto"/>
          <w:highlight w:val="none"/>
        </w:rPr>
      </w:pPr>
      <w:r>
        <w:rPr>
          <w:rFonts w:hint="eastAsia" w:ascii="宋体" w:hAnsi="Courier New"/>
          <w:color w:val="auto"/>
          <w:highlight w:val="none"/>
        </w:rPr>
        <w:t>在该界面中可以设置以下参数：</w:t>
      </w:r>
    </w:p>
    <w:p>
      <w:pPr>
        <w:pStyle w:val="16"/>
        <w:spacing w:before="156" w:after="156"/>
        <w:ind w:firstLine="420"/>
        <w:rPr>
          <w:color w:val="auto"/>
          <w:highlight w:val="none"/>
        </w:rPr>
      </w:pPr>
      <w:r>
        <w:rPr>
          <w:rFonts w:hint="eastAsia"/>
          <w:color w:val="auto"/>
          <w:highlight w:val="none"/>
        </w:rPr>
        <w:t>（1）</w:t>
      </w:r>
      <w:r>
        <w:rPr>
          <w:b/>
          <w:color w:val="auto"/>
          <w:highlight w:val="none"/>
        </w:rPr>
        <w:t>Filename：文件名</w:t>
      </w:r>
      <w:r>
        <w:rPr>
          <w:color w:val="auto"/>
          <w:highlight w:val="none"/>
        </w:rPr>
        <w:t>，指参数化的文件目录，可以相对或者绝对路径。这里是绝对路径d:\study.txt。如果使用相对路径（如study.txt）则需要将参数化的文件放在当前测试计划所在的路径下；</w:t>
      </w:r>
    </w:p>
    <w:p>
      <w:pPr>
        <w:pStyle w:val="16"/>
        <w:spacing w:before="156" w:after="156"/>
        <w:ind w:firstLine="420"/>
        <w:rPr>
          <w:color w:val="auto"/>
          <w:highlight w:val="none"/>
        </w:rPr>
      </w:pPr>
      <w:r>
        <w:rPr>
          <w:rFonts w:hint="eastAsia"/>
          <w:color w:val="auto"/>
          <w:highlight w:val="none"/>
        </w:rPr>
        <w:t>（2）</w:t>
      </w:r>
      <w:r>
        <w:rPr>
          <w:b/>
          <w:color w:val="auto"/>
          <w:highlight w:val="none"/>
        </w:rPr>
        <w:t>File encoding：</w:t>
      </w:r>
      <w:r>
        <w:rPr>
          <w:color w:val="auto"/>
          <w:highlight w:val="none"/>
        </w:rPr>
        <w:t>文件编码，可以不填，默认的编码方式是ANSI，如果文件文件是用其他编码方式保存的，就需要使用文本文件对应的编码方式</w:t>
      </w:r>
      <w:r>
        <w:rPr>
          <w:rFonts w:hint="eastAsia"/>
          <w:color w:val="auto"/>
          <w:highlight w:val="none"/>
        </w:rPr>
        <w:t>，比如</w:t>
      </w:r>
      <w:r>
        <w:rPr>
          <w:color w:val="auto"/>
          <w:highlight w:val="none"/>
        </w:rPr>
        <w:t>GBK或者UTF-8；</w:t>
      </w:r>
    </w:p>
    <w:p>
      <w:pPr>
        <w:pStyle w:val="16"/>
        <w:spacing w:before="156" w:after="156"/>
        <w:ind w:firstLine="420"/>
        <w:rPr>
          <w:color w:val="auto"/>
          <w:highlight w:val="none"/>
        </w:rPr>
      </w:pPr>
      <w:r>
        <w:rPr>
          <w:color w:val="auto"/>
          <w:highlight w:val="none"/>
        </w:rPr>
        <w:t xml:space="preserve"> </w:t>
      </w:r>
      <w:r>
        <w:rPr>
          <w:rFonts w:hint="eastAsia"/>
          <w:color w:val="auto"/>
          <w:highlight w:val="none"/>
        </w:rPr>
        <w:t>（3）</w:t>
      </w:r>
      <w:r>
        <w:rPr>
          <w:b/>
          <w:color w:val="auto"/>
          <w:highlight w:val="none"/>
        </w:rPr>
        <w:t>Variable Names(comma-delimited)：</w:t>
      </w:r>
      <w:r>
        <w:rPr>
          <w:color w:val="auto"/>
          <w:highlight w:val="none"/>
        </w:rPr>
        <w:t>参数名称，这里是“key”，</w:t>
      </w:r>
      <w:r>
        <w:rPr>
          <w:rFonts w:hint="eastAsia"/>
          <w:color w:val="auto"/>
          <w:highlight w:val="none"/>
        </w:rPr>
        <w:t>如果有</w:t>
      </w:r>
      <w:r>
        <w:rPr>
          <w:color w:val="auto"/>
          <w:highlight w:val="none"/>
        </w:rPr>
        <w:t>有</w:t>
      </w:r>
      <w:r>
        <w:rPr>
          <w:rFonts w:hint="eastAsia"/>
          <w:color w:val="auto"/>
          <w:highlight w:val="none"/>
        </w:rPr>
        <w:t>多</w:t>
      </w:r>
      <w:r>
        <w:rPr>
          <w:color w:val="auto"/>
          <w:highlight w:val="none"/>
        </w:rPr>
        <w:t>个参数，在这里面就写</w:t>
      </w:r>
      <w:r>
        <w:rPr>
          <w:rFonts w:hint="eastAsia"/>
          <w:color w:val="auto"/>
          <w:highlight w:val="none"/>
        </w:rPr>
        <w:t>多</w:t>
      </w:r>
      <w:r>
        <w:rPr>
          <w:color w:val="auto"/>
          <w:highlight w:val="none"/>
        </w:rPr>
        <w:t>个参数</w:t>
      </w:r>
      <w:r>
        <w:rPr>
          <w:rFonts w:hint="eastAsia"/>
          <w:color w:val="auto"/>
          <w:highlight w:val="none"/>
        </w:rPr>
        <w:t>的</w:t>
      </w:r>
      <w:r>
        <w:rPr>
          <w:color w:val="auto"/>
          <w:highlight w:val="none"/>
        </w:rPr>
        <w:t>名称，</w:t>
      </w:r>
      <w:r>
        <w:rPr>
          <w:color w:val="auto"/>
          <w:highlight w:val="none"/>
        </w:rPr>
        <w:t>每个名称中间用分隔符分割，分隔符在下面的eDelimitet”中定义，</w:t>
      </w:r>
      <w:r>
        <w:rPr>
          <w:color w:val="auto"/>
          <w:highlight w:val="none"/>
        </w:rPr>
        <w:t>比如：key1，key2；</w:t>
      </w:r>
    </w:p>
    <w:p>
      <w:pPr>
        <w:pStyle w:val="16"/>
        <w:spacing w:before="156" w:after="156"/>
        <w:ind w:firstLine="420"/>
        <w:rPr>
          <w:color w:val="auto"/>
          <w:highlight w:val="none"/>
        </w:rPr>
      </w:pPr>
      <w:r>
        <w:rPr>
          <w:rFonts w:hint="eastAsia"/>
          <w:color w:val="auto"/>
          <w:highlight w:val="none"/>
        </w:rPr>
        <w:t>（4）</w:t>
      </w:r>
      <w:r>
        <w:rPr>
          <w:b/>
          <w:color w:val="auto"/>
          <w:highlight w:val="none"/>
        </w:rPr>
        <w:t xml:space="preserve">Delimiter(use </w:t>
      </w:r>
      <w:r>
        <w:rPr>
          <w:rFonts w:hint="eastAsia"/>
          <w:b/>
          <w:color w:val="auto"/>
          <w:highlight w:val="none"/>
        </w:rPr>
        <w:t>‘</w:t>
      </w:r>
      <w:r>
        <w:rPr>
          <w:b/>
          <w:color w:val="auto"/>
          <w:highlight w:val="none"/>
        </w:rPr>
        <w:t>\t’ for tab)：</w:t>
      </w:r>
      <w:r>
        <w:rPr>
          <w:color w:val="auto"/>
          <w:highlight w:val="none"/>
        </w:rPr>
        <w:t>参数文件中多个变量值列用什么进行分隔，\t表示用tab键分割，默认是用逗号进行分隔；</w:t>
      </w:r>
    </w:p>
    <w:p>
      <w:pPr>
        <w:pStyle w:val="16"/>
        <w:spacing w:before="156" w:after="156"/>
        <w:ind w:firstLine="420"/>
        <w:rPr>
          <w:color w:val="auto"/>
          <w:highlight w:val="none"/>
        </w:rPr>
      </w:pPr>
      <w:r>
        <w:rPr>
          <w:rFonts w:hint="eastAsia"/>
          <w:color w:val="auto"/>
          <w:highlight w:val="none"/>
        </w:rPr>
        <w:t>（5）</w:t>
      </w:r>
      <w:r>
        <w:rPr>
          <w:color w:val="auto"/>
          <w:highlight w:val="none"/>
        </w:rPr>
        <w:t>Allow quoted data?</w:t>
      </w:r>
      <w:r>
        <w:rPr>
          <w:rFonts w:hint="eastAsia"/>
          <w:color w:val="auto"/>
          <w:highlight w:val="none"/>
        </w:rPr>
        <w:t>(False)</w:t>
      </w:r>
      <w:r>
        <w:rPr>
          <w:color w:val="auto"/>
          <w:highlight w:val="none"/>
        </w:rPr>
        <w:t>：是否允许引用数据，默认为</w:t>
      </w:r>
      <w:r>
        <w:rPr>
          <w:rFonts w:hint="eastAsia"/>
          <w:color w:val="auto"/>
          <w:highlight w:val="none"/>
        </w:rPr>
        <w:t>False，表示在引用参数化文件中的值的时候，文件中是什么值就传递什么值到参数中，比如参数化文件有一值是“好好学习”，则引用的时候用的是“好好学习”，如果为True，则引用的时候用到的值就是好好学习，也就是当为True时，将会把参数化文件中双引号里的内容当做响应的参数化取值；</w:t>
      </w:r>
    </w:p>
    <w:p>
      <w:pPr>
        <w:pStyle w:val="16"/>
        <w:spacing w:before="156" w:after="156"/>
        <w:ind w:firstLine="420"/>
        <w:rPr>
          <w:ins w:id="2" w:author="计算机" w:date="2016-08-19T15:41:00Z"/>
          <w:color w:val="auto"/>
          <w:highlight w:val="none"/>
        </w:rPr>
      </w:pPr>
      <w:r>
        <w:rPr>
          <w:rFonts w:hint="eastAsia"/>
          <w:color w:val="auto"/>
          <w:highlight w:val="none"/>
        </w:rPr>
        <w:t>（6）</w:t>
      </w:r>
      <w:r>
        <w:rPr>
          <w:b/>
          <w:color w:val="auto"/>
          <w:highlight w:val="none"/>
        </w:rPr>
        <w:t xml:space="preserve"> Recycle on EOF?</w:t>
      </w:r>
      <w:r>
        <w:rPr>
          <w:rFonts w:hint="eastAsia"/>
          <w:b/>
          <w:color w:val="auto"/>
          <w:highlight w:val="none"/>
        </w:rPr>
        <w:t>(true)</w:t>
      </w:r>
      <w:r>
        <w:rPr>
          <w:b/>
          <w:color w:val="auto"/>
          <w:highlight w:val="none"/>
        </w:rPr>
        <w:t>：结束后是否循环？</w:t>
      </w:r>
      <w:r>
        <w:rPr>
          <w:color w:val="auto"/>
          <w:highlight w:val="none"/>
        </w:rPr>
        <w:t>选择</w:t>
      </w:r>
      <w:r>
        <w:rPr>
          <w:rFonts w:hint="eastAsia"/>
          <w:color w:val="auto"/>
          <w:highlight w:val="none"/>
        </w:rPr>
        <w:t>True或者False，默认是True。</w:t>
      </w:r>
      <w:r>
        <w:rPr>
          <w:color w:val="auto"/>
          <w:highlight w:val="none"/>
        </w:rPr>
        <w:t>CSV Data Set Config是一次读入一行数据，数据分割后存入变量中交给一个线程，当设置的线程数超过参数化文件里的参数化数量</w:t>
      </w:r>
      <w:r>
        <w:rPr>
          <w:rFonts w:hint="eastAsia"/>
          <w:color w:val="auto"/>
          <w:highlight w:val="none"/>
        </w:rPr>
        <w:t>时</w:t>
      </w:r>
      <w:r>
        <w:rPr>
          <w:color w:val="auto"/>
          <w:highlight w:val="none"/>
        </w:rPr>
        <w:t>，可以选择数据不够用后</w:t>
      </w:r>
      <w:r>
        <w:rPr>
          <w:rFonts w:hint="eastAsia"/>
          <w:color w:val="auto"/>
          <w:highlight w:val="none"/>
        </w:rPr>
        <w:t>是否从头循环开始重新读入数据，为True表示循环读入数据，为False则表示不循环读入数据；</w:t>
      </w:r>
    </w:p>
    <w:p>
      <w:pPr>
        <w:pStyle w:val="16"/>
        <w:spacing w:before="156" w:after="156"/>
        <w:ind w:firstLine="420"/>
        <w:rPr>
          <w:color w:val="auto"/>
          <w:highlight w:val="none"/>
        </w:rPr>
      </w:pPr>
      <w:r>
        <w:rPr>
          <w:rFonts w:hint="eastAsia"/>
          <w:color w:val="auto"/>
          <w:highlight w:val="none"/>
        </w:rPr>
        <w:t>（7</w:t>
      </w:r>
      <w:r>
        <w:rPr>
          <w:rFonts w:hint="eastAsia"/>
          <w:b/>
          <w:color w:val="auto"/>
          <w:highlight w:val="none"/>
        </w:rPr>
        <w:t>）</w:t>
      </w:r>
      <w:r>
        <w:rPr>
          <w:b/>
          <w:color w:val="auto"/>
          <w:highlight w:val="none"/>
        </w:rPr>
        <w:t>Stop thread on EOF</w:t>
      </w:r>
      <w:r>
        <w:rPr>
          <w:rFonts w:hint="eastAsia"/>
          <w:b/>
          <w:color w:val="auto"/>
          <w:highlight w:val="none"/>
        </w:rPr>
        <w:t>(true)</w:t>
      </w:r>
      <w:r>
        <w:rPr>
          <w:b/>
          <w:color w:val="auto"/>
          <w:highlight w:val="none"/>
        </w:rPr>
        <w:t>：到了参数化文件尾处</w:t>
      </w:r>
      <w:r>
        <w:rPr>
          <w:color w:val="auto"/>
          <w:highlight w:val="none"/>
        </w:rPr>
        <w:t>，是否停止线程，选择：</w:t>
      </w:r>
      <w:r>
        <w:rPr>
          <w:rFonts w:hint="eastAsia"/>
          <w:color w:val="auto"/>
          <w:highlight w:val="none"/>
        </w:rPr>
        <w:t>True或者False。</w:t>
      </w:r>
    </w:p>
    <w:p>
      <w:pPr>
        <w:pStyle w:val="16"/>
        <w:numPr>
          <w:ilvl w:val="0"/>
          <w:numId w:val="9"/>
        </w:numPr>
        <w:spacing w:before="156" w:after="156"/>
        <w:ind w:left="1320" w:leftChars="375"/>
        <w:rPr>
          <w:color w:val="auto"/>
          <w:kern w:val="0"/>
          <w:highlight w:val="none"/>
        </w:rPr>
      </w:pPr>
      <w:r>
        <w:rPr>
          <w:color w:val="auto"/>
          <w:kern w:val="0"/>
          <w:highlight w:val="none"/>
        </w:rPr>
        <w:t>当Recycle on EOF 选择</w:t>
      </w:r>
      <w:r>
        <w:rPr>
          <w:rFonts w:hint="eastAsia"/>
          <w:color w:val="auto"/>
          <w:kern w:val="0"/>
          <w:highlight w:val="none"/>
        </w:rPr>
        <w:t>True</w:t>
      </w:r>
      <w:r>
        <w:rPr>
          <w:color w:val="auto"/>
          <w:kern w:val="0"/>
          <w:highlight w:val="none"/>
        </w:rPr>
        <w:t>时，Stop thread on EOF选择</w:t>
      </w:r>
      <w:r>
        <w:rPr>
          <w:rFonts w:hint="eastAsia"/>
          <w:color w:val="auto"/>
          <w:kern w:val="0"/>
          <w:highlight w:val="none"/>
        </w:rPr>
        <w:t>True或者False没有任何意义。因为之前设置了结束后循环读入数据，这里再来让参数化文件不够后S</w:t>
      </w:r>
      <w:r>
        <w:rPr>
          <w:color w:val="auto"/>
          <w:kern w:val="0"/>
          <w:highlight w:val="none"/>
        </w:rPr>
        <w:t>top或</w:t>
      </w:r>
      <w:r>
        <w:rPr>
          <w:color w:val="auto"/>
          <w:kern w:val="0"/>
          <w:highlight w:val="none"/>
        </w:rPr>
        <w:tab/>
      </w:r>
      <w:r>
        <w:rPr>
          <w:rFonts w:hint="eastAsia"/>
          <w:color w:val="auto"/>
          <w:kern w:val="0"/>
          <w:highlight w:val="none"/>
        </w:rPr>
        <w:t>R</w:t>
      </w:r>
      <w:r>
        <w:rPr>
          <w:color w:val="auto"/>
          <w:kern w:val="0"/>
          <w:highlight w:val="none"/>
        </w:rPr>
        <w:t>un没有任何意义；</w:t>
      </w:r>
    </w:p>
    <w:p>
      <w:pPr>
        <w:pStyle w:val="16"/>
        <w:numPr>
          <w:ilvl w:val="0"/>
          <w:numId w:val="9"/>
        </w:numPr>
        <w:spacing w:before="156" w:after="156"/>
        <w:ind w:left="1320" w:leftChars="375"/>
        <w:rPr>
          <w:color w:val="auto"/>
          <w:kern w:val="0"/>
          <w:highlight w:val="none"/>
        </w:rPr>
      </w:pPr>
      <w:r>
        <w:rPr>
          <w:color w:val="auto"/>
          <w:kern w:val="0"/>
          <w:highlight w:val="none"/>
        </w:rPr>
        <w:t>当Recycle on EOF 选择flase时</w:t>
      </w:r>
      <w:r>
        <w:rPr>
          <w:rFonts w:hint="eastAsia"/>
          <w:color w:val="auto"/>
          <w:kern w:val="0"/>
          <w:highlight w:val="none"/>
        </w:rPr>
        <w:t>：</w:t>
      </w:r>
    </w:p>
    <w:p>
      <w:pPr>
        <w:pStyle w:val="16"/>
        <w:numPr>
          <w:ilvl w:val="0"/>
          <w:numId w:val="10"/>
        </w:numPr>
        <w:spacing w:before="156" w:after="156"/>
        <w:ind w:left="1320" w:leftChars="375"/>
        <w:rPr>
          <w:color w:val="auto"/>
          <w:kern w:val="0"/>
          <w:highlight w:val="none"/>
        </w:rPr>
      </w:pPr>
      <w:r>
        <w:rPr>
          <w:color w:val="auto"/>
          <w:kern w:val="0"/>
          <w:highlight w:val="none"/>
        </w:rPr>
        <w:t>Stop thread on EOF选择</w:t>
      </w:r>
      <w:r>
        <w:rPr>
          <w:rFonts w:hint="eastAsia"/>
          <w:color w:val="auto"/>
          <w:kern w:val="0"/>
          <w:highlight w:val="none"/>
        </w:rPr>
        <w:t>True</w:t>
      </w:r>
      <w:r>
        <w:rPr>
          <w:color w:val="auto"/>
          <w:kern w:val="0"/>
          <w:highlight w:val="none"/>
        </w:rPr>
        <w:t>，如果设置线程数</w:t>
      </w:r>
      <w:r>
        <w:rPr>
          <w:rFonts w:hint="eastAsia"/>
          <w:color w:val="auto"/>
          <w:kern w:val="0"/>
          <w:highlight w:val="none"/>
        </w:rPr>
        <w:t>目为</w:t>
      </w:r>
      <w:r>
        <w:rPr>
          <w:color w:val="auto"/>
          <w:kern w:val="0"/>
          <w:highlight w:val="none"/>
        </w:rPr>
        <w:t>10个，</w:t>
      </w:r>
      <w:r>
        <w:rPr>
          <w:color w:val="auto"/>
          <w:kern w:val="0"/>
          <w:highlight w:val="none"/>
        </w:rPr>
        <w:tab/>
      </w:r>
      <w:r>
        <w:rPr>
          <w:rFonts w:hint="eastAsia"/>
          <w:color w:val="auto"/>
          <w:kern w:val="0"/>
          <w:highlight w:val="none"/>
        </w:rPr>
        <w:t>而参数化文件里只</w:t>
      </w:r>
      <w:r>
        <w:rPr>
          <w:color w:val="auto"/>
          <w:kern w:val="0"/>
          <w:highlight w:val="none"/>
        </w:rPr>
        <w:t>5行数据，那么只会请求5次；</w:t>
      </w:r>
    </w:p>
    <w:p>
      <w:pPr>
        <w:pStyle w:val="16"/>
        <w:numPr>
          <w:ilvl w:val="0"/>
          <w:numId w:val="10"/>
        </w:numPr>
        <w:spacing w:before="156" w:after="156"/>
        <w:ind w:left="1320" w:leftChars="375"/>
        <w:rPr>
          <w:color w:val="auto"/>
          <w:kern w:val="0"/>
          <w:highlight w:val="none"/>
        </w:rPr>
      </w:pPr>
      <w:r>
        <w:rPr>
          <w:color w:val="auto"/>
          <w:kern w:val="0"/>
          <w:highlight w:val="none"/>
        </w:rPr>
        <w:t>Stop thread on EOF选择flase，如果设置线程数</w:t>
      </w:r>
      <w:r>
        <w:rPr>
          <w:rFonts w:hint="eastAsia"/>
          <w:color w:val="auto"/>
          <w:kern w:val="0"/>
          <w:highlight w:val="none"/>
        </w:rPr>
        <w:t>目为</w:t>
      </w:r>
      <w:r>
        <w:rPr>
          <w:color w:val="auto"/>
          <w:kern w:val="0"/>
          <w:highlight w:val="none"/>
        </w:rPr>
        <w:t>10个，</w:t>
      </w:r>
      <w:r>
        <w:rPr>
          <w:color w:val="auto"/>
          <w:kern w:val="0"/>
          <w:highlight w:val="none"/>
        </w:rPr>
        <w:tab/>
      </w:r>
      <w:r>
        <w:rPr>
          <w:rFonts w:hint="eastAsia"/>
          <w:color w:val="auto"/>
          <w:kern w:val="0"/>
          <w:highlight w:val="none"/>
        </w:rPr>
        <w:t>而参数化文件里只</w:t>
      </w:r>
      <w:r>
        <w:rPr>
          <w:color w:val="auto"/>
          <w:kern w:val="0"/>
          <w:highlight w:val="none"/>
        </w:rPr>
        <w:t>5行数据，那么会请求10次；但是因为第6次取不</w:t>
      </w:r>
      <w:r>
        <w:rPr>
          <w:rFonts w:hint="eastAsia"/>
          <w:color w:val="auto"/>
          <w:kern w:val="0"/>
          <w:highlight w:val="none"/>
        </w:rPr>
        <w:t>到参数化数据，所以从第</w:t>
      </w:r>
      <w:r>
        <w:rPr>
          <w:color w:val="auto"/>
          <w:kern w:val="0"/>
          <w:highlight w:val="none"/>
        </w:rPr>
        <w:t>6次之后的请求可能会请求错误；</w:t>
      </w:r>
    </w:p>
    <w:p>
      <w:pPr>
        <w:pStyle w:val="16"/>
        <w:spacing w:before="156" w:after="156"/>
        <w:ind w:firstLine="420"/>
        <w:rPr>
          <w:color w:val="auto"/>
          <w:highlight w:val="none"/>
        </w:rPr>
      </w:pPr>
      <w:r>
        <w:rPr>
          <w:rFonts w:hint="eastAsia"/>
          <w:color w:val="auto"/>
          <w:highlight w:val="none"/>
        </w:rPr>
        <w:t>（8）</w:t>
      </w:r>
      <w:r>
        <w:rPr>
          <w:color w:val="auto"/>
          <w:highlight w:val="none"/>
        </w:rPr>
        <w:t>Sharing mode：共享模式，</w:t>
      </w:r>
      <w:r>
        <w:rPr>
          <w:rFonts w:hint="eastAsia"/>
          <w:color w:val="auto"/>
          <w:highlight w:val="none"/>
        </w:rPr>
        <w:t>分为</w:t>
      </w:r>
      <w:r>
        <w:rPr>
          <w:color w:val="auto"/>
          <w:highlight w:val="none"/>
        </w:rPr>
        <w:t>All threads</w:t>
      </w:r>
      <w:r>
        <w:rPr>
          <w:rFonts w:hint="eastAsia"/>
          <w:color w:val="auto"/>
          <w:highlight w:val="none"/>
        </w:rPr>
        <w:t>、</w:t>
      </w:r>
      <w:r>
        <w:rPr>
          <w:color w:val="auto"/>
          <w:highlight w:val="none"/>
        </w:rPr>
        <w:t>Current thread group</w:t>
      </w:r>
      <w:r>
        <w:rPr>
          <w:rFonts w:hint="eastAsia"/>
          <w:color w:val="auto"/>
          <w:highlight w:val="none"/>
        </w:rPr>
        <w:t>、</w:t>
      </w:r>
      <w:r>
        <w:rPr>
          <w:color w:val="auto"/>
          <w:highlight w:val="none"/>
        </w:rPr>
        <w:t>Current thread</w:t>
      </w:r>
      <w:r>
        <w:rPr>
          <w:rFonts w:hint="eastAsia"/>
          <w:color w:val="auto"/>
          <w:highlight w:val="none"/>
        </w:rPr>
        <w:t>，</w:t>
      </w:r>
      <w:r>
        <w:rPr>
          <w:color w:val="auto"/>
          <w:highlight w:val="none"/>
        </w:rPr>
        <w:t>这个地方和</w:t>
      </w:r>
      <w:r>
        <w:rPr>
          <w:color w:val="auto"/>
          <w:highlight w:val="none"/>
        </w:rPr>
        <w:fldChar w:fldCharType="begin"/>
      </w:r>
      <w:r>
        <w:rPr>
          <w:color w:val="auto"/>
          <w:highlight w:val="none"/>
        </w:rPr>
        <w:instrText xml:space="preserve"> HYPERLINK "javascript:;" </w:instrText>
      </w:r>
      <w:r>
        <w:rPr>
          <w:color w:val="auto"/>
          <w:highlight w:val="none"/>
        </w:rPr>
        <w:fldChar w:fldCharType="separate"/>
      </w:r>
      <w:r>
        <w:rPr>
          <w:rFonts w:hint="eastAsia"/>
          <w:color w:val="auto"/>
          <w:highlight w:val="none"/>
        </w:rPr>
        <w:t>LoadRunner</w:t>
      </w:r>
      <w:r>
        <w:rPr>
          <w:rFonts w:hint="eastAsia"/>
          <w:color w:val="auto"/>
          <w:highlight w:val="none"/>
        </w:rPr>
        <w:fldChar w:fldCharType="end"/>
      </w:r>
      <w:r>
        <w:rPr>
          <w:color w:val="auto"/>
          <w:highlight w:val="none"/>
        </w:rPr>
        <w:t>中的</w:t>
      </w:r>
      <w:r>
        <w:rPr>
          <w:rFonts w:hint="eastAsia"/>
          <w:color w:val="auto"/>
          <w:highlight w:val="none"/>
        </w:rPr>
        <w:t>参数化里</w:t>
      </w:r>
      <w:r>
        <w:rPr>
          <w:color w:val="auto"/>
          <w:highlight w:val="none"/>
        </w:rPr>
        <w:t>迭代取</w:t>
      </w:r>
      <w:r>
        <w:rPr>
          <w:rFonts w:hint="eastAsia"/>
          <w:color w:val="auto"/>
          <w:highlight w:val="none"/>
        </w:rPr>
        <w:t>值</w:t>
      </w:r>
      <w:r>
        <w:rPr>
          <w:color w:val="auto"/>
          <w:highlight w:val="none"/>
        </w:rPr>
        <w:t>相反，经</w:t>
      </w:r>
      <w:r>
        <w:rPr>
          <w:rFonts w:hint="eastAsia"/>
          <w:color w:val="auto"/>
          <w:highlight w:val="none"/>
        </w:rPr>
        <w:t>过</w:t>
      </w:r>
      <w:r>
        <w:rPr>
          <w:color w:val="auto"/>
          <w:highlight w:val="none"/>
        </w:rPr>
        <w:t>试验得出来的结果是：</w:t>
      </w:r>
    </w:p>
    <w:p>
      <w:pPr>
        <w:pStyle w:val="16"/>
        <w:numPr>
          <w:ilvl w:val="0"/>
          <w:numId w:val="11"/>
        </w:numPr>
        <w:spacing w:before="156" w:after="156"/>
        <w:rPr>
          <w:color w:val="auto"/>
          <w:kern w:val="0"/>
          <w:highlight w:val="none"/>
        </w:rPr>
      </w:pPr>
      <w:r>
        <w:rPr>
          <w:b/>
          <w:color w:val="auto"/>
          <w:kern w:val="0"/>
          <w:highlight w:val="none"/>
        </w:rPr>
        <w:t>All threads</w:t>
      </w:r>
      <w:r>
        <w:rPr>
          <w:rFonts w:hint="eastAsia"/>
          <w:b/>
          <w:color w:val="auto"/>
          <w:kern w:val="0"/>
          <w:highlight w:val="none"/>
        </w:rPr>
        <w:t>：</w:t>
      </w:r>
      <w:r>
        <w:rPr>
          <w:rFonts w:hint="eastAsia"/>
          <w:color w:val="auto"/>
          <w:kern w:val="0"/>
          <w:szCs w:val="24"/>
          <w:highlight w:val="none"/>
        </w:rPr>
        <w:t>选择</w:t>
      </w:r>
      <w:r>
        <w:rPr>
          <w:color w:val="auto"/>
          <w:kern w:val="0"/>
          <w:szCs w:val="24"/>
          <w:highlight w:val="none"/>
        </w:rPr>
        <w:t>该项，</w:t>
      </w:r>
      <w:r>
        <w:rPr>
          <w:rFonts w:hint="eastAsia"/>
          <w:color w:val="auto"/>
          <w:kern w:val="0"/>
          <w:szCs w:val="24"/>
          <w:highlight w:val="none"/>
        </w:rPr>
        <w:t>T</w:t>
      </w:r>
      <w:r>
        <w:rPr>
          <w:color w:val="auto"/>
          <w:kern w:val="0"/>
          <w:szCs w:val="24"/>
          <w:highlight w:val="none"/>
        </w:rPr>
        <w:t>est plan中所有线程共享</w:t>
      </w:r>
      <w:r>
        <w:rPr>
          <w:rFonts w:hint="eastAsia"/>
          <w:color w:val="auto"/>
          <w:kern w:val="0"/>
          <w:szCs w:val="24"/>
          <w:highlight w:val="none"/>
        </w:rPr>
        <w:t>CSV文件</w:t>
      </w:r>
      <w:r>
        <w:rPr>
          <w:color w:val="auto"/>
          <w:kern w:val="0"/>
          <w:szCs w:val="24"/>
          <w:highlight w:val="none"/>
        </w:rPr>
        <w:t>中的数据</w:t>
      </w:r>
      <w:r>
        <w:rPr>
          <w:rFonts w:hint="eastAsia"/>
          <w:color w:val="auto"/>
          <w:kern w:val="0"/>
          <w:szCs w:val="24"/>
          <w:highlight w:val="none"/>
        </w:rPr>
        <w:t>，</w:t>
      </w:r>
      <w:r>
        <w:rPr>
          <w:color w:val="auto"/>
          <w:kern w:val="0"/>
          <w:szCs w:val="24"/>
          <w:highlight w:val="none"/>
        </w:rPr>
        <w:t>所有线程</w:t>
      </w:r>
      <w:r>
        <w:rPr>
          <w:rFonts w:hint="eastAsia"/>
          <w:color w:val="auto"/>
          <w:kern w:val="0"/>
          <w:szCs w:val="24"/>
          <w:highlight w:val="none"/>
        </w:rPr>
        <w:t>按照</w:t>
      </w:r>
      <w:r>
        <w:rPr>
          <w:color w:val="auto"/>
          <w:kern w:val="0"/>
          <w:szCs w:val="24"/>
          <w:highlight w:val="none"/>
        </w:rPr>
        <w:t>顺选方式取</w:t>
      </w:r>
      <w:r>
        <w:rPr>
          <w:rFonts w:hint="eastAsia"/>
          <w:color w:val="auto"/>
          <w:kern w:val="0"/>
          <w:szCs w:val="24"/>
          <w:highlight w:val="none"/>
        </w:rPr>
        <w:t>CSV文件</w:t>
      </w:r>
      <w:r>
        <w:rPr>
          <w:color w:val="auto"/>
          <w:kern w:val="0"/>
          <w:szCs w:val="24"/>
          <w:highlight w:val="none"/>
        </w:rPr>
        <w:t>中的不同记录</w:t>
      </w:r>
      <w:r>
        <w:rPr>
          <w:rFonts w:hint="eastAsia"/>
          <w:color w:val="auto"/>
          <w:kern w:val="0"/>
          <w:szCs w:val="24"/>
          <w:highlight w:val="none"/>
        </w:rPr>
        <w:t>。</w:t>
      </w:r>
      <w:r>
        <w:rPr>
          <w:color w:val="auto"/>
          <w:highlight w:val="none"/>
        </w:rPr>
        <w:fldChar w:fldCharType="begin"/>
      </w:r>
      <w:r>
        <w:rPr>
          <w:color w:val="auto"/>
          <w:highlight w:val="none"/>
        </w:rPr>
        <w:instrText xml:space="preserve"> HYPERLINK "javascript:;" </w:instrText>
      </w:r>
      <w:r>
        <w:rPr>
          <w:color w:val="auto"/>
          <w:highlight w:val="none"/>
        </w:rPr>
        <w:fldChar w:fldCharType="separate"/>
      </w:r>
      <w:r>
        <w:rPr>
          <w:color w:val="auto"/>
          <w:kern w:val="0"/>
          <w:highlight w:val="none"/>
        </w:rPr>
        <w:t>测试</w:t>
      </w:r>
      <w:r>
        <w:rPr>
          <w:color w:val="auto"/>
          <w:kern w:val="0"/>
          <w:highlight w:val="none"/>
        </w:rPr>
        <w:fldChar w:fldCharType="end"/>
      </w:r>
      <w:r>
        <w:rPr>
          <w:color w:val="auto"/>
          <w:kern w:val="0"/>
          <w:highlight w:val="none"/>
        </w:rPr>
        <w:t>计划中所有线程，假如设置了10个线程，线程1取了一次值后，线程2取值时，取到的是csv文件中的下一行，即与线程1取的不是同一行。</w:t>
      </w:r>
    </w:p>
    <w:p>
      <w:pPr>
        <w:pStyle w:val="16"/>
        <w:numPr>
          <w:ilvl w:val="0"/>
          <w:numId w:val="11"/>
        </w:numPr>
        <w:spacing w:before="156" w:after="156"/>
        <w:rPr>
          <w:color w:val="auto"/>
          <w:kern w:val="0"/>
          <w:highlight w:val="none"/>
        </w:rPr>
      </w:pPr>
      <w:r>
        <w:rPr>
          <w:b/>
          <w:color w:val="auto"/>
          <w:kern w:val="0"/>
          <w:highlight w:val="none"/>
        </w:rPr>
        <w:t>Current thread group：</w:t>
      </w:r>
      <w:r>
        <w:rPr>
          <w:rFonts w:hint="eastAsia"/>
          <w:color w:val="auto"/>
          <w:kern w:val="0"/>
          <w:szCs w:val="24"/>
          <w:highlight w:val="none"/>
        </w:rPr>
        <w:t>选择</w:t>
      </w:r>
      <w:r>
        <w:rPr>
          <w:color w:val="auto"/>
          <w:kern w:val="0"/>
          <w:szCs w:val="24"/>
          <w:highlight w:val="none"/>
        </w:rPr>
        <w:t>该项，</w:t>
      </w:r>
      <w:r>
        <w:rPr>
          <w:rFonts w:hint="eastAsia"/>
          <w:color w:val="auto"/>
          <w:kern w:val="0"/>
          <w:szCs w:val="24"/>
          <w:highlight w:val="none"/>
        </w:rPr>
        <w:t>T</w:t>
      </w:r>
      <w:r>
        <w:rPr>
          <w:color w:val="auto"/>
          <w:kern w:val="0"/>
          <w:szCs w:val="24"/>
          <w:highlight w:val="none"/>
        </w:rPr>
        <w:t>est plan中</w:t>
      </w:r>
      <w:r>
        <w:rPr>
          <w:rFonts w:hint="eastAsia"/>
          <w:color w:val="auto"/>
          <w:kern w:val="0"/>
          <w:szCs w:val="24"/>
          <w:highlight w:val="none"/>
        </w:rPr>
        <w:t>所有</w:t>
      </w:r>
      <w:r>
        <w:rPr>
          <w:color w:val="auto"/>
          <w:kern w:val="0"/>
          <w:szCs w:val="24"/>
          <w:highlight w:val="none"/>
        </w:rPr>
        <w:t>线程共享</w:t>
      </w:r>
      <w:r>
        <w:rPr>
          <w:rFonts w:hint="eastAsia"/>
          <w:color w:val="auto"/>
          <w:kern w:val="0"/>
          <w:szCs w:val="24"/>
          <w:highlight w:val="none"/>
        </w:rPr>
        <w:t>CSV文件</w:t>
      </w:r>
      <w:r>
        <w:rPr>
          <w:color w:val="auto"/>
          <w:kern w:val="0"/>
          <w:szCs w:val="24"/>
          <w:highlight w:val="none"/>
        </w:rPr>
        <w:t>中的</w:t>
      </w:r>
      <w:r>
        <w:rPr>
          <w:rFonts w:hint="eastAsia"/>
          <w:color w:val="auto"/>
          <w:kern w:val="0"/>
          <w:szCs w:val="24"/>
          <w:highlight w:val="none"/>
        </w:rPr>
        <w:t>记录。</w:t>
      </w:r>
      <w:r>
        <w:rPr>
          <w:color w:val="auto"/>
          <w:kern w:val="0"/>
          <w:highlight w:val="none"/>
        </w:rPr>
        <w:t>当前线程组，假设有线程组A、线程组B，A组内有线程A1</w:t>
      </w:r>
      <w:r>
        <w:rPr>
          <w:color w:val="auto"/>
          <w:kern w:val="0"/>
          <w:highlight w:val="none"/>
        </w:rPr>
        <w:tab/>
      </w:r>
      <w:r>
        <w:rPr>
          <w:rFonts w:hint="eastAsia"/>
          <w:color w:val="auto"/>
          <w:kern w:val="0"/>
          <w:highlight w:val="none"/>
        </w:rPr>
        <w:t>到线程</w:t>
      </w:r>
      <w:r>
        <w:rPr>
          <w:color w:val="auto"/>
          <w:kern w:val="0"/>
          <w:highlight w:val="none"/>
        </w:rPr>
        <w:t>An，线程组B内有线程B1到线程Bn。取值的情况是：线程A1取到了第1行，</w:t>
      </w:r>
      <w:r>
        <w:rPr>
          <w:rFonts w:hint="eastAsia"/>
          <w:color w:val="auto"/>
          <w:kern w:val="0"/>
          <w:highlight w:val="none"/>
        </w:rPr>
        <w:t>线程</w:t>
      </w:r>
      <w:r>
        <w:rPr>
          <w:color w:val="auto"/>
          <w:kern w:val="0"/>
          <w:highlight w:val="none"/>
        </w:rPr>
        <w:t>A2取第2行，线程B1取第1行，线程B2取第2行。</w:t>
      </w:r>
    </w:p>
    <w:p>
      <w:pPr>
        <w:pStyle w:val="16"/>
        <w:numPr>
          <w:ilvl w:val="0"/>
          <w:numId w:val="11"/>
        </w:numPr>
        <w:spacing w:before="156" w:after="156"/>
        <w:rPr>
          <w:color w:val="auto"/>
          <w:kern w:val="0"/>
          <w:highlight w:val="none"/>
        </w:rPr>
      </w:pPr>
      <w:r>
        <w:rPr>
          <w:b/>
          <w:color w:val="auto"/>
          <w:kern w:val="0"/>
          <w:highlight w:val="none"/>
        </w:rPr>
        <w:t>Current thread：</w:t>
      </w:r>
      <w:r>
        <w:rPr>
          <w:rFonts w:hint="eastAsia"/>
          <w:color w:val="auto"/>
          <w:kern w:val="0"/>
          <w:szCs w:val="24"/>
          <w:highlight w:val="none"/>
        </w:rPr>
        <w:t>选择</w:t>
      </w:r>
      <w:r>
        <w:rPr>
          <w:color w:val="auto"/>
          <w:kern w:val="0"/>
          <w:szCs w:val="24"/>
          <w:highlight w:val="none"/>
        </w:rPr>
        <w:t>该项，每个线程</w:t>
      </w:r>
      <w:r>
        <w:rPr>
          <w:rFonts w:hint="eastAsia"/>
          <w:color w:val="auto"/>
          <w:kern w:val="0"/>
          <w:szCs w:val="24"/>
          <w:highlight w:val="none"/>
        </w:rPr>
        <w:t>各自</w:t>
      </w:r>
      <w:r>
        <w:rPr>
          <w:color w:val="auto"/>
          <w:kern w:val="0"/>
          <w:szCs w:val="24"/>
          <w:highlight w:val="none"/>
        </w:rPr>
        <w:t>独立地使用</w:t>
      </w:r>
      <w:r>
        <w:rPr>
          <w:rFonts w:hint="eastAsia"/>
          <w:color w:val="auto"/>
          <w:kern w:val="0"/>
          <w:szCs w:val="24"/>
          <w:highlight w:val="none"/>
        </w:rPr>
        <w:t>CSV文件</w:t>
      </w:r>
      <w:r>
        <w:rPr>
          <w:color w:val="auto"/>
          <w:kern w:val="0"/>
          <w:szCs w:val="24"/>
          <w:highlight w:val="none"/>
        </w:rPr>
        <w:t>中的记录</w:t>
      </w:r>
      <w:r>
        <w:rPr>
          <w:rFonts w:hint="eastAsia"/>
          <w:color w:val="auto"/>
          <w:kern w:val="0"/>
          <w:szCs w:val="24"/>
          <w:highlight w:val="none"/>
        </w:rPr>
        <w:t>。</w:t>
      </w:r>
      <w:r>
        <w:rPr>
          <w:color w:val="auto"/>
          <w:kern w:val="0"/>
          <w:highlight w:val="none"/>
        </w:rPr>
        <w:t>假设设置了10个线程，则线程1取了第1行，线程2也</w:t>
      </w:r>
      <w:r>
        <w:rPr>
          <w:rFonts w:hint="eastAsia"/>
          <w:color w:val="auto"/>
          <w:kern w:val="0"/>
          <w:highlight w:val="none"/>
        </w:rPr>
        <w:t>取第</w:t>
      </w:r>
      <w:r>
        <w:rPr>
          <w:color w:val="auto"/>
          <w:kern w:val="0"/>
          <w:highlight w:val="none"/>
        </w:rPr>
        <w:t>1行。</w:t>
      </w:r>
    </w:p>
    <w:p>
      <w:pPr>
        <w:widowControl/>
        <w:spacing w:before="156" w:after="156"/>
        <w:ind w:firstLine="420"/>
        <w:jc w:val="left"/>
        <w:rPr>
          <w:rFonts w:ascii="宋体" w:hAnsi="宋体" w:cs="宋体"/>
          <w:color w:val="auto"/>
          <w:kern w:val="0"/>
          <w:szCs w:val="21"/>
          <w:highlight w:val="none"/>
        </w:rPr>
      </w:pPr>
      <w:r>
        <w:rPr>
          <w:rFonts w:hint="eastAsia" w:ascii="黑体" w:hAnsi="宋体" w:eastAsia="黑体" w:cs="宋体"/>
          <w:color w:val="auto"/>
          <w:kern w:val="0"/>
          <w:szCs w:val="21"/>
          <w:highlight w:val="none"/>
        </w:rPr>
        <w:t>注意</w:t>
      </w:r>
      <w:r>
        <w:rPr>
          <w:rFonts w:hint="eastAsia" w:ascii="宋体" w:hAnsi="宋体" w:cs="宋体"/>
          <w:color w:val="auto"/>
          <w:kern w:val="0"/>
          <w:szCs w:val="21"/>
          <w:highlight w:val="none"/>
        </w:rPr>
        <w:t>：</w:t>
      </w:r>
      <w:r>
        <w:rPr>
          <w:rFonts w:hint="eastAsia" w:ascii="楷体_GB2312" w:hAnsi="宋体" w:eastAsia="楷体_GB2312" w:cs="宋体"/>
          <w:color w:val="auto"/>
          <w:kern w:val="0"/>
          <w:szCs w:val="21"/>
          <w:highlight w:val="none"/>
        </w:rPr>
        <w:t>线程循环时，去取csv值时，也算入迭代。例如，当设置为Current thread时，</w:t>
      </w:r>
      <w:r>
        <w:rPr>
          <w:rFonts w:hint="eastAsia" w:ascii="楷体_GB2312" w:hAnsi="宋体" w:eastAsia="楷体_GB2312" w:cs="宋体"/>
          <w:color w:val="auto"/>
          <w:kern w:val="0"/>
          <w:szCs w:val="21"/>
          <w:highlight w:val="none"/>
        </w:rPr>
        <w:tab/>
      </w:r>
      <w:r>
        <w:rPr>
          <w:rFonts w:hint="eastAsia" w:ascii="楷体_GB2312" w:hAnsi="宋体" w:eastAsia="楷体_GB2312" w:cs="宋体"/>
          <w:color w:val="auto"/>
          <w:kern w:val="0"/>
          <w:szCs w:val="21"/>
          <w:highlight w:val="none"/>
        </w:rPr>
        <w:t>线程1第1次取了第1行，第2次取的就是第2行。</w:t>
      </w:r>
    </w:p>
    <w:p>
      <w:pPr>
        <w:widowControl/>
        <w:spacing w:before="156" w:after="156"/>
        <w:ind w:firstLine="420"/>
        <w:jc w:val="left"/>
        <w:rPr>
          <w:rFonts w:ascii="宋体" w:hAnsi="宋体" w:cs="宋体"/>
          <w:color w:val="auto"/>
          <w:kern w:val="0"/>
          <w:szCs w:val="21"/>
          <w:highlight w:val="none"/>
        </w:rPr>
      </w:pPr>
      <w:r>
        <w:rPr>
          <w:rFonts w:hint="eastAsia" w:ascii="宋体" w:hAnsi="宋体" w:cs="宋体"/>
          <w:color w:val="auto"/>
          <w:kern w:val="0"/>
          <w:szCs w:val="21"/>
          <w:highlight w:val="none"/>
        </w:rPr>
        <w:t>这些设置完成后，在需要进行参数化的地方，将“</w:t>
      </w:r>
      <w:r>
        <w:rPr>
          <w:rFonts w:ascii="宋体" w:hAnsi="宋体" w:cs="宋体"/>
          <w:color w:val="auto"/>
          <w:kern w:val="0"/>
          <w:szCs w:val="21"/>
          <w:highlight w:val="none"/>
        </w:rPr>
        <w:t>Variable Names(comma-delimited)”里设置的参数化名进行替换</w:t>
      </w:r>
      <w:r>
        <w:rPr>
          <w:rFonts w:hint="eastAsia" w:ascii="宋体" w:hAnsi="宋体" w:cs="宋体"/>
          <w:color w:val="auto"/>
          <w:kern w:val="0"/>
          <w:szCs w:val="21"/>
          <w:highlight w:val="none"/>
        </w:rPr>
        <w:t>即可</w:t>
      </w:r>
      <w:r>
        <w:rPr>
          <w:rFonts w:ascii="宋体" w:hAnsi="宋体" w:cs="宋体"/>
          <w:color w:val="auto"/>
          <w:kern w:val="0"/>
          <w:szCs w:val="21"/>
          <w:highlight w:val="none"/>
        </w:rPr>
        <w:t>，比如将之前用Badboy录制的参数“goodgoodstudy”替换成</w:t>
      </w:r>
      <w:r>
        <w:rPr>
          <w:rFonts w:ascii="宋体" w:hAnsi="宋体" w:cs="宋体"/>
          <w:b/>
          <w:color w:val="auto"/>
          <w:kern w:val="0"/>
          <w:szCs w:val="21"/>
          <w:highlight w:val="none"/>
        </w:rPr>
        <w:t>${key}</w:t>
      </w:r>
      <w:r>
        <w:rPr>
          <w:rFonts w:ascii="宋体" w:hAnsi="宋体" w:cs="宋体"/>
          <w:color w:val="auto"/>
          <w:kern w:val="0"/>
          <w:szCs w:val="21"/>
          <w:highlight w:val="none"/>
        </w:rPr>
        <w:t>。</w:t>
      </w:r>
    </w:p>
    <w:p>
      <w:pPr>
        <w:pStyle w:val="4"/>
        <w:rPr>
          <w:color w:val="auto"/>
          <w:highlight w:val="none"/>
        </w:rPr>
      </w:pPr>
      <w:bookmarkStart w:id="31" w:name="_Toc12241"/>
      <w:r>
        <w:rPr>
          <w:rFonts w:hint="eastAsia"/>
          <w:color w:val="auto"/>
          <w:highlight w:val="none"/>
        </w:rPr>
        <w:t>使用函数助手里的随机函数进行参数化</w:t>
      </w:r>
      <w:bookmarkEnd w:id="31"/>
    </w:p>
    <w:p>
      <w:pPr>
        <w:pStyle w:val="16"/>
        <w:spacing w:before="156" w:after="156"/>
        <w:ind w:firstLine="420"/>
        <w:rPr>
          <w:color w:val="auto"/>
          <w:highlight w:val="none"/>
        </w:rPr>
      </w:pPr>
      <w:r>
        <w:rPr>
          <w:rFonts w:hint="eastAsia"/>
          <w:color w:val="auto"/>
          <w:highlight w:val="none"/>
        </w:rPr>
        <w:t>JMeter中有一个函数助手的功能，里面内置了多个函数，我们可以利用其中的_Random函数、</w:t>
      </w:r>
      <w:r>
        <w:rPr>
          <w:color w:val="auto"/>
          <w:highlight w:val="none"/>
        </w:rPr>
        <w:t>_threadNum</w:t>
      </w:r>
      <w:r>
        <w:rPr>
          <w:rFonts w:hint="eastAsia"/>
          <w:color w:val="auto"/>
          <w:highlight w:val="none"/>
        </w:rPr>
        <w:t>函数或者</w:t>
      </w:r>
      <w:r>
        <w:rPr>
          <w:color w:val="auto"/>
          <w:highlight w:val="none"/>
        </w:rPr>
        <w:t>CSV</w:t>
      </w:r>
      <w:r>
        <w:rPr>
          <w:rFonts w:hint="eastAsia"/>
          <w:color w:val="auto"/>
          <w:highlight w:val="none"/>
        </w:rPr>
        <w:t>相关函数来进行参数化设置。</w:t>
      </w:r>
    </w:p>
    <w:p>
      <w:pPr>
        <w:pStyle w:val="5"/>
        <w:rPr>
          <w:color w:val="auto"/>
          <w:highlight w:val="none"/>
        </w:rPr>
      </w:pPr>
      <w:r>
        <w:rPr>
          <w:rFonts w:hint="eastAsia"/>
          <w:color w:val="auto"/>
          <w:highlight w:val="none"/>
        </w:rPr>
        <w:t>方法一</w:t>
      </w:r>
    </w:p>
    <w:p>
      <w:pPr>
        <w:pStyle w:val="16"/>
        <w:spacing w:before="156" w:after="156"/>
        <w:ind w:firstLine="420"/>
        <w:rPr>
          <w:color w:val="auto"/>
          <w:highlight w:val="none"/>
        </w:rPr>
      </w:pPr>
      <w:r>
        <w:rPr>
          <w:rFonts w:hint="eastAsia"/>
          <w:color w:val="auto"/>
          <w:highlight w:val="none"/>
        </w:rPr>
        <w:t>（1）在JMeter中选择“选项”→“函数助手对话框”打开函数助手对话框，如图5-9所示。</w:t>
      </w:r>
    </w:p>
    <w:p>
      <w:pPr>
        <w:widowControl/>
        <w:spacing w:before="156" w:after="156"/>
        <w:jc w:val="center"/>
        <w:rPr>
          <w:color w:val="auto"/>
          <w:highlight w:val="none"/>
        </w:rPr>
      </w:pPr>
      <w:r>
        <w:rPr>
          <w:color w:val="auto"/>
          <w:highlight w:val="none"/>
        </w:rPr>
        <w:drawing>
          <wp:inline distT="0" distB="0" distL="114300" distR="114300">
            <wp:extent cx="5257800" cy="23907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0"/>
                    <a:stretch>
                      <a:fillRect/>
                    </a:stretch>
                  </pic:blipFill>
                  <pic:spPr>
                    <a:xfrm>
                      <a:off x="0" y="0"/>
                      <a:ext cx="5257800" cy="2390775"/>
                    </a:xfrm>
                    <a:prstGeom prst="rect">
                      <a:avLst/>
                    </a:prstGeom>
                    <a:noFill/>
                    <a:ln w="9525">
                      <a:noFill/>
                      <a:miter/>
                    </a:ln>
                  </pic:spPr>
                </pic:pic>
              </a:graphicData>
            </a:graphic>
          </wp:inline>
        </w:drawing>
      </w:r>
    </w:p>
    <w:p>
      <w:pPr>
        <w:spacing w:before="156" w:after="156"/>
        <w:ind w:left="840" w:firstLine="420"/>
        <w:jc w:val="center"/>
        <w:rPr>
          <w:rFonts w:ascii="黑体" w:hAnsi="黑体" w:eastAsia="黑体" w:cs="黑体"/>
          <w:color w:val="auto"/>
          <w:sz w:val="18"/>
          <w:szCs w:val="18"/>
          <w:highlight w:val="none"/>
        </w:rPr>
      </w:pPr>
      <w:r>
        <w:rPr>
          <w:rFonts w:hint="eastAsia" w:ascii="黑体" w:hAnsi="黑体" w:eastAsia="黑体" w:cs="黑体"/>
          <w:color w:val="auto"/>
          <w:sz w:val="18"/>
          <w:szCs w:val="18"/>
          <w:highlight w:val="none"/>
        </w:rPr>
        <w:t xml:space="preserve">图5-9  </w:t>
      </w:r>
      <w:r>
        <w:rPr>
          <w:rFonts w:ascii="黑体" w:hAnsi="黑体" w:eastAsia="黑体" w:cs="黑体"/>
          <w:color w:val="auto"/>
          <w:sz w:val="18"/>
          <w:szCs w:val="18"/>
          <w:highlight w:val="none"/>
        </w:rPr>
        <w:t>JMeter</w:t>
      </w:r>
      <w:r>
        <w:rPr>
          <w:rFonts w:hint="eastAsia" w:ascii="黑体" w:hAnsi="黑体" w:eastAsia="黑体" w:cs="黑体"/>
          <w:color w:val="auto"/>
          <w:sz w:val="18"/>
          <w:szCs w:val="18"/>
          <w:highlight w:val="none"/>
        </w:rPr>
        <w:t>函数助手对话框</w:t>
      </w:r>
    </w:p>
    <w:p>
      <w:pPr>
        <w:pStyle w:val="16"/>
        <w:spacing w:before="156" w:after="156"/>
        <w:ind w:firstLine="420"/>
        <w:rPr>
          <w:color w:val="auto"/>
          <w:highlight w:val="none"/>
        </w:rPr>
      </w:pPr>
      <w:r>
        <w:rPr>
          <w:rFonts w:hint="eastAsia"/>
          <w:color w:val="auto"/>
          <w:highlight w:val="none"/>
        </w:rPr>
        <w:t>（2）选择一个函数，比如_Random</w:t>
      </w:r>
      <w:ins w:id="3" w:author="计算机" w:date="2016-08-19T15:10:00Z">
        <w:r>
          <w:rPr>
            <w:rFonts w:hint="eastAsia"/>
            <w:color w:val="auto"/>
            <w:highlight w:val="none"/>
          </w:rPr>
          <w:t>，</w:t>
        </w:r>
      </w:ins>
      <w:r>
        <w:rPr>
          <w:rFonts w:hint="eastAsia"/>
          <w:color w:val="auto"/>
          <w:highlight w:val="none"/>
        </w:rPr>
        <w:t>如图中所示。</w:t>
      </w:r>
    </w:p>
    <w:p>
      <w:pPr>
        <w:pStyle w:val="16"/>
        <w:spacing w:before="156" w:after="156"/>
        <w:ind w:firstLine="420"/>
        <w:rPr>
          <w:color w:val="auto"/>
          <w:highlight w:val="none"/>
        </w:rPr>
      </w:pPr>
      <w:r>
        <w:rPr>
          <w:rFonts w:hint="eastAsia"/>
          <w:color w:val="auto"/>
          <w:highlight w:val="none"/>
        </w:rPr>
        <w:t>1）设定最小值为1。</w:t>
      </w:r>
    </w:p>
    <w:p>
      <w:pPr>
        <w:pStyle w:val="16"/>
        <w:spacing w:before="156" w:after="156"/>
        <w:ind w:firstLine="420"/>
        <w:rPr>
          <w:color w:val="auto"/>
          <w:highlight w:val="none"/>
        </w:rPr>
      </w:pPr>
      <w:r>
        <w:rPr>
          <w:rFonts w:hint="eastAsia"/>
          <w:color w:val="auto"/>
          <w:highlight w:val="none"/>
        </w:rPr>
        <w:t>2）设定最大值为100。</w:t>
      </w:r>
    </w:p>
    <w:p>
      <w:pPr>
        <w:pStyle w:val="16"/>
        <w:spacing w:before="156" w:after="156"/>
        <w:ind w:firstLine="420"/>
        <w:rPr>
          <w:color w:val="auto"/>
          <w:highlight w:val="none"/>
        </w:rPr>
      </w:pPr>
      <w:r>
        <w:rPr>
          <w:rFonts w:hint="eastAsia"/>
          <w:color w:val="auto"/>
          <w:highlight w:val="none"/>
        </w:rPr>
        <w:t>3）函数名称设为key。</w:t>
      </w:r>
    </w:p>
    <w:p>
      <w:pPr>
        <w:pStyle w:val="16"/>
        <w:spacing w:before="156" w:after="156"/>
        <w:ind w:firstLine="420"/>
        <w:rPr>
          <w:color w:val="auto"/>
          <w:szCs w:val="20"/>
          <w:highlight w:val="none"/>
        </w:rPr>
      </w:pPr>
      <w:r>
        <w:rPr>
          <w:rFonts w:hint="eastAsia"/>
          <w:color w:val="auto"/>
          <w:highlight w:val="none"/>
        </w:rPr>
        <w:t>4）点击生成将生成一个引用字符串</w:t>
      </w:r>
      <w:r>
        <w:rPr>
          <w:color w:val="auto"/>
          <w:highlight w:val="none"/>
        </w:rPr>
        <w:t>${__Random(1,100,kye)}，在需要进行参数化的地方</w:t>
      </w:r>
      <w:r>
        <w:rPr>
          <w:rFonts w:hint="eastAsia"/>
          <w:color w:val="auto"/>
          <w:highlight w:val="none"/>
        </w:rPr>
        <w:t>替换我们生成的随机函数函数就行。 </w:t>
      </w:r>
    </w:p>
    <w:p>
      <w:pPr>
        <w:pStyle w:val="5"/>
        <w:rPr>
          <w:color w:val="auto"/>
          <w:highlight w:val="none"/>
        </w:rPr>
      </w:pPr>
      <w:r>
        <w:rPr>
          <w:rFonts w:hint="eastAsia"/>
          <w:color w:val="auto"/>
          <w:highlight w:val="none"/>
        </w:rPr>
        <w:t>方法二</w:t>
      </w:r>
    </w:p>
    <w:p>
      <w:pPr>
        <w:pStyle w:val="16"/>
        <w:spacing w:before="156" w:after="156"/>
        <w:ind w:firstLine="420"/>
        <w:rPr>
          <w:color w:val="auto"/>
          <w:highlight w:val="none"/>
        </w:rPr>
      </w:pPr>
      <w:r>
        <w:rPr>
          <w:rFonts w:hint="eastAsia"/>
          <w:color w:val="auto"/>
          <w:highlight w:val="none"/>
        </w:rPr>
        <w:t>（1）</w:t>
      </w:r>
      <w:r>
        <w:rPr>
          <w:rFonts w:hint="eastAsia"/>
          <w:b/>
          <w:color w:val="auto"/>
          <w:highlight w:val="none"/>
        </w:rPr>
        <w:t>选择函数助手：</w:t>
      </w:r>
      <w:r>
        <w:rPr>
          <w:rFonts w:hint="eastAsia"/>
          <w:color w:val="auto"/>
          <w:highlight w:val="none"/>
        </w:rPr>
        <w:t>与方法一类似，打开“函数助手”对话框，选择函数助手的</w:t>
      </w:r>
      <w:r>
        <w:rPr>
          <w:color w:val="auto"/>
          <w:highlight w:val="none"/>
        </w:rPr>
        <w:t>_</w:t>
      </w:r>
      <w:r>
        <w:rPr>
          <w:rFonts w:hint="eastAsia"/>
          <w:color w:val="auto"/>
          <w:highlight w:val="none"/>
        </w:rPr>
        <w:t>CSVRead函数，</w:t>
      </w:r>
      <w:r>
        <w:rPr>
          <w:rFonts w:hint="eastAsia"/>
          <w:color w:val="auto"/>
          <w:highlight w:val="none"/>
        </w:rPr>
        <w:t>参见图5-10的第一步。</w:t>
      </w:r>
    </w:p>
    <w:p>
      <w:pPr>
        <w:pStyle w:val="16"/>
        <w:spacing w:before="156" w:after="156"/>
        <w:ind w:firstLine="420"/>
        <w:rPr>
          <w:color w:val="auto"/>
          <w:highlight w:val="none"/>
        </w:rPr>
      </w:pPr>
      <w:r>
        <w:rPr>
          <w:rFonts w:hint="eastAsia"/>
          <w:color w:val="auto"/>
          <w:highlight w:val="none"/>
        </w:rPr>
        <w:t>（2）</w:t>
      </w:r>
      <w:r>
        <w:rPr>
          <w:rFonts w:hint="eastAsia"/>
          <w:b/>
          <w:color w:val="auto"/>
          <w:highlight w:val="none"/>
        </w:rPr>
        <w:t>在本地生成一个参数化文件</w:t>
      </w:r>
      <w:r>
        <w:rPr>
          <w:rFonts w:hint="eastAsia"/>
          <w:color w:val="auto"/>
          <w:highlight w:val="none"/>
        </w:rPr>
        <w:t>，这里在D盘下面生成了一个“study</w:t>
      </w:r>
      <w:r>
        <w:rPr>
          <w:color w:val="auto"/>
          <w:highlight w:val="none"/>
        </w:rPr>
        <w:t>.txt</w:t>
      </w:r>
      <w:r>
        <w:rPr>
          <w:rFonts w:hint="eastAsia"/>
          <w:color w:val="auto"/>
          <w:highlight w:val="none"/>
        </w:rPr>
        <w:t>”文件，JMeter的参数化文件跟LoadRunner的参数化文件有一个显著的区别就是JMeter参数化文件里没有文件列名，比如这里用的参数化文件“study</w:t>
      </w:r>
      <w:r>
        <w:rPr>
          <w:color w:val="auto"/>
          <w:highlight w:val="none"/>
        </w:rPr>
        <w:t>.txt</w:t>
      </w:r>
      <w:r>
        <w:rPr>
          <w:rFonts w:hint="eastAsia"/>
          <w:color w:val="auto"/>
          <w:highlight w:val="none"/>
        </w:rPr>
        <w:t>”中内容如下：</w:t>
      </w:r>
    </w:p>
    <w:p>
      <w:pPr>
        <w:pStyle w:val="16"/>
        <w:spacing w:before="156" w:after="156"/>
        <w:ind w:left="1259" w:firstLine="420"/>
        <w:rPr>
          <w:rFonts w:ascii="楷体_GB2312" w:eastAsia="楷体_GB2312"/>
          <w:color w:val="auto"/>
          <w:highlight w:val="none"/>
        </w:rPr>
      </w:pPr>
      <w:r>
        <w:rPr>
          <w:rFonts w:hint="eastAsia" w:ascii="楷体_GB2312" w:eastAsia="楷体_GB2312"/>
          <w:color w:val="auto"/>
          <w:highlight w:val="none"/>
        </w:rPr>
        <w:t>Goodgoodstudy，12313213</w:t>
      </w:r>
    </w:p>
    <w:p>
      <w:pPr>
        <w:pStyle w:val="16"/>
        <w:spacing w:before="156" w:after="156"/>
        <w:ind w:left="1259" w:firstLine="420"/>
        <w:rPr>
          <w:rFonts w:ascii="楷体_GB2312" w:eastAsia="楷体_GB2312"/>
          <w:color w:val="auto"/>
          <w:highlight w:val="none"/>
        </w:rPr>
      </w:pPr>
      <w:r>
        <w:rPr>
          <w:rFonts w:hint="eastAsia" w:ascii="楷体_GB2312" w:eastAsia="楷体_GB2312"/>
          <w:color w:val="auto"/>
          <w:highlight w:val="none"/>
        </w:rPr>
        <w:t>性能测试博客，123123213</w:t>
      </w:r>
    </w:p>
    <w:p>
      <w:pPr>
        <w:pStyle w:val="16"/>
        <w:spacing w:before="156" w:after="156"/>
        <w:ind w:left="1259" w:firstLine="420"/>
        <w:rPr>
          <w:rFonts w:ascii="楷体_GB2312" w:eastAsia="楷体_GB2312"/>
          <w:color w:val="auto"/>
          <w:highlight w:val="none"/>
        </w:rPr>
      </w:pPr>
      <w:r>
        <w:rPr>
          <w:rFonts w:ascii="楷体_GB2312" w:eastAsia="楷体_GB2312"/>
          <w:color w:val="auto"/>
          <w:highlight w:val="none"/>
        </w:rPr>
        <w:t>G</w:t>
      </w:r>
      <w:r>
        <w:rPr>
          <w:rFonts w:hint="eastAsia" w:ascii="楷体_GB2312" w:eastAsia="楷体_GB2312"/>
          <w:color w:val="auto"/>
          <w:highlight w:val="none"/>
        </w:rPr>
        <w:t>oodgoodstudy，123123123</w:t>
      </w:r>
    </w:p>
    <w:p>
      <w:pPr>
        <w:pStyle w:val="16"/>
        <w:spacing w:before="156" w:after="156"/>
        <w:ind w:firstLine="420"/>
        <w:rPr>
          <w:color w:val="auto"/>
          <w:highlight w:val="none"/>
        </w:rPr>
      </w:pPr>
      <w:r>
        <w:rPr>
          <w:rFonts w:hint="eastAsia"/>
          <w:color w:val="auto"/>
          <w:highlight w:val="none"/>
        </w:rPr>
        <w:t>这个参数化文件中第一行“</w:t>
      </w:r>
      <w:r>
        <w:rPr>
          <w:color w:val="auto"/>
          <w:highlight w:val="none"/>
        </w:rPr>
        <w:t>Goodgoodstudy</w:t>
      </w:r>
      <w:r>
        <w:rPr>
          <w:rFonts w:hint="eastAsia"/>
          <w:color w:val="auto"/>
          <w:highlight w:val="none"/>
        </w:rPr>
        <w:t>”就是参数化的取值了，而不像</w:t>
      </w:r>
      <w:r>
        <w:rPr>
          <w:color w:val="auto"/>
          <w:highlight w:val="none"/>
        </w:rPr>
        <w:t>LoadRunner</w:t>
      </w:r>
      <w:r>
        <w:rPr>
          <w:rFonts w:hint="eastAsia"/>
          <w:color w:val="auto"/>
          <w:highlight w:val="none"/>
        </w:rPr>
        <w:t>第一行是参数化文件的列名。</w:t>
      </w:r>
    </w:p>
    <w:p>
      <w:pPr>
        <w:pStyle w:val="16"/>
        <w:widowControl/>
        <w:spacing w:before="156" w:after="156"/>
        <w:ind w:firstLine="420"/>
        <w:rPr>
          <w:color w:val="auto"/>
          <w:highlight w:val="none"/>
        </w:rPr>
      </w:pPr>
      <w:r>
        <w:rPr>
          <w:rFonts w:hint="eastAsia"/>
          <w:color w:val="auto"/>
          <w:highlight w:val="none"/>
        </w:rPr>
        <w:t>（3）</w:t>
      </w:r>
      <w:r>
        <w:rPr>
          <w:rFonts w:hint="eastAsia"/>
          <w:b/>
          <w:color w:val="auto"/>
          <w:highlight w:val="none"/>
        </w:rPr>
        <w:t>输入参数化文件的路径：</w:t>
      </w:r>
      <w:r>
        <w:rPr>
          <w:rFonts w:hint="eastAsia"/>
          <w:color w:val="auto"/>
          <w:highlight w:val="none"/>
        </w:rPr>
        <w:t>文件生成后，在如图</w:t>
      </w:r>
      <w:r>
        <w:rPr>
          <w:color w:val="auto"/>
          <w:highlight w:val="none"/>
        </w:rPr>
        <w:t>5-</w:t>
      </w:r>
      <w:r>
        <w:rPr>
          <w:rFonts w:hint="eastAsia"/>
          <w:color w:val="auto"/>
          <w:highlight w:val="none"/>
        </w:rPr>
        <w:t>10所示的第二步中输入参数化文件的路径，比如D:\</w:t>
      </w:r>
      <w:r>
        <w:rPr>
          <w:color w:val="auto"/>
          <w:highlight w:val="none"/>
        </w:rPr>
        <w:t>study.txt</w:t>
      </w:r>
      <w:r>
        <w:rPr>
          <w:rFonts w:hint="eastAsia"/>
          <w:color w:val="auto"/>
          <w:highlight w:val="none"/>
        </w:rPr>
        <w:t>：</w:t>
      </w:r>
    </w:p>
    <w:p>
      <w:pPr>
        <w:widowControl/>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其中：</w:t>
      </w:r>
    </w:p>
    <w:p>
      <w:pPr>
        <w:widowControl/>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　　CSV file to get values from | *alias：要读取的文件路径，应该是绝对路径</w:t>
      </w:r>
    </w:p>
    <w:p>
      <w:pPr>
        <w:widowControl/>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　　CSV文件列号| next| *alias：从第几列开始读取，注意第一列是0</w:t>
      </w:r>
    </w:p>
    <w:p>
      <w:pPr>
        <w:widowControl/>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　　点击生成按钮，则生成了函数，在上图中则为：${__CSVRead(D:\login.txt,1)}csvread就是从login.txt文件中读取第</w:t>
      </w:r>
      <w:r>
        <w:rPr>
          <w:rFonts w:hint="eastAsia" w:ascii="宋体" w:hAnsi="宋体" w:cs="宋体"/>
          <w:color w:val="auto"/>
          <w:kern w:val="0"/>
          <w:highlight w:val="none"/>
        </w:rPr>
        <w:t>二</w:t>
      </w:r>
      <w:r>
        <w:rPr>
          <w:rFonts w:ascii="宋体" w:hAnsi="宋体" w:cs="宋体"/>
          <w:color w:val="auto"/>
          <w:kern w:val="0"/>
          <w:highlight w:val="none"/>
        </w:rPr>
        <w:t>列的参数。以此类推。</w:t>
      </w:r>
    </w:p>
    <w:p>
      <w:pPr>
        <w:pStyle w:val="16"/>
        <w:widowControl/>
        <w:spacing w:before="156" w:after="156"/>
        <w:ind w:firstLine="420"/>
        <w:rPr>
          <w:color w:val="auto"/>
          <w:highlight w:val="none"/>
        </w:rPr>
      </w:pPr>
    </w:p>
    <w:p>
      <w:pPr>
        <w:pStyle w:val="16"/>
        <w:widowControl/>
        <w:spacing w:before="156" w:after="156"/>
        <w:ind w:firstLine="420"/>
        <w:rPr>
          <w:ins w:id="4" w:author="计算机" w:date="2016-08-19T15:07:00Z"/>
          <w:color w:val="auto"/>
          <w:highlight w:val="none"/>
        </w:rPr>
      </w:pPr>
      <w:r>
        <w:rPr>
          <w:color w:val="auto"/>
          <w:highlight w:val="none"/>
        </w:rPr>
        <w:drawing>
          <wp:inline distT="0" distB="0" distL="114300" distR="114300">
            <wp:extent cx="5486400" cy="24669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1"/>
                    <a:stretch>
                      <a:fillRect/>
                    </a:stretch>
                  </pic:blipFill>
                  <pic:spPr>
                    <a:xfrm>
                      <a:off x="0" y="0"/>
                      <a:ext cx="5486400" cy="2466975"/>
                    </a:xfrm>
                    <a:prstGeom prst="rect">
                      <a:avLst/>
                    </a:prstGeom>
                    <a:noFill/>
                    <a:ln w="9525">
                      <a:noFill/>
                      <a:miter/>
                    </a:ln>
                  </pic:spPr>
                </pic:pic>
              </a:graphicData>
            </a:graphic>
          </wp:inline>
        </w:drawing>
      </w:r>
    </w:p>
    <w:p>
      <w:pPr>
        <w:pStyle w:val="16"/>
        <w:widowControl/>
        <w:spacing w:before="156" w:after="156"/>
        <w:ind w:firstLine="420"/>
        <w:rPr>
          <w:color w:val="auto"/>
          <w:highlight w:val="none"/>
        </w:rPr>
      </w:pPr>
    </w:p>
    <w:p>
      <w:pPr>
        <w:widowControl/>
        <w:spacing w:before="156" w:after="156"/>
        <w:ind w:firstLine="360"/>
        <w:jc w:val="center"/>
        <w:rPr>
          <w:rFonts w:ascii="黑体" w:hAnsi="黑体" w:eastAsia="黑体" w:cs="黑体"/>
          <w:color w:val="auto"/>
          <w:sz w:val="18"/>
          <w:szCs w:val="18"/>
          <w:highlight w:val="none"/>
        </w:rPr>
      </w:pPr>
      <w:r>
        <w:rPr>
          <w:rFonts w:hint="eastAsia" w:ascii="黑体" w:hAnsi="黑体" w:eastAsia="黑体" w:cs="黑体"/>
          <w:color w:val="auto"/>
          <w:sz w:val="18"/>
          <w:szCs w:val="18"/>
          <w:highlight w:val="none"/>
        </w:rPr>
        <w:t>图5-10</w:t>
      </w:r>
      <w:r>
        <w:rPr>
          <w:rFonts w:ascii="黑体" w:hAnsi="黑体" w:eastAsia="黑体" w:cs="黑体"/>
          <w:color w:val="auto"/>
          <w:sz w:val="18"/>
          <w:szCs w:val="18"/>
          <w:highlight w:val="none"/>
        </w:rPr>
        <w:t xml:space="preserve">  </w:t>
      </w:r>
      <w:r>
        <w:rPr>
          <w:rFonts w:hint="eastAsia" w:ascii="黑体" w:hAnsi="黑体" w:eastAsia="黑体" w:cs="黑体"/>
          <w:color w:val="auto"/>
          <w:sz w:val="18"/>
          <w:szCs w:val="18"/>
          <w:highlight w:val="none"/>
        </w:rPr>
        <w:t>函数助手之_CSVRead</w:t>
      </w:r>
    </w:p>
    <w:p>
      <w:pPr>
        <w:pStyle w:val="6"/>
        <w:rPr>
          <w:color w:val="auto"/>
          <w:highlight w:val="none"/>
        </w:rPr>
      </w:pPr>
      <w:ins w:id="5" w:author="计算机" w:date="2016-08-19T15:15:00Z">
        <w:r>
          <w:rPr>
            <w:rFonts w:hint="eastAsia"/>
            <w:color w:val="auto"/>
            <w:highlight w:val="none"/>
          </w:rPr>
          <w:t>注意</w:t>
        </w:r>
      </w:ins>
    </w:p>
    <w:p>
      <w:pPr>
        <w:widowControl/>
        <w:numPr>
          <w:ilvl w:val="0"/>
          <w:numId w:val="12"/>
        </w:numPr>
        <w:spacing w:before="156" w:after="156"/>
        <w:jc w:val="left"/>
        <w:rPr>
          <w:color w:val="auto"/>
          <w:highlight w:val="none"/>
        </w:rPr>
      </w:pPr>
      <w:r>
        <w:rPr>
          <w:rFonts w:ascii="宋体" w:hAnsi="宋体" w:cs="宋体"/>
          <w:color w:val="auto"/>
          <w:kern w:val="0"/>
          <w:szCs w:val="21"/>
          <w:highlight w:val="none"/>
        </w:rPr>
        <w:t>CSV文件列号项中，默认值为1，实际函数在取值是应该是0对应的第一列。</w:t>
      </w:r>
      <w:r>
        <w:rPr>
          <w:rFonts w:hint="eastAsia" w:ascii="宋体" w:hAnsi="宋体" w:cs="宋体"/>
          <w:color w:val="auto"/>
          <w:kern w:val="0"/>
          <w:szCs w:val="21"/>
          <w:highlight w:val="none"/>
        </w:rPr>
        <w:t>（所以我们写1，哪0行就可以定义列名）</w:t>
      </w:r>
    </w:p>
    <w:p>
      <w:pPr>
        <w:widowControl/>
        <w:numPr>
          <w:ilvl w:val="0"/>
          <w:numId w:val="12"/>
        </w:numPr>
        <w:spacing w:before="100" w:beforeAutospacing="1" w:after="100" w:afterAutospacing="1"/>
        <w:jc w:val="left"/>
        <w:rPr>
          <w:rFonts w:ascii="宋体" w:hAnsi="宋体" w:cs="宋体"/>
          <w:color w:val="auto"/>
          <w:kern w:val="0"/>
          <w:highlight w:val="none"/>
        </w:rPr>
      </w:pPr>
      <w:r>
        <w:rPr>
          <w:rFonts w:hint="eastAsia" w:ascii="宋体" w:hAnsi="宋体" w:cs="宋体"/>
          <w:color w:val="auto"/>
          <w:kern w:val="0"/>
          <w:szCs w:val="21"/>
          <w:highlight w:val="none"/>
        </w:rPr>
        <w:t>多个参数同时取值时，如（</w:t>
      </w:r>
      <w:r>
        <w:rPr>
          <w:rFonts w:ascii="宋体" w:hAnsi="宋体" w:cs="宋体"/>
          <w:color w:val="auto"/>
          <w:kern w:val="0"/>
          <w:szCs w:val="21"/>
          <w:highlight w:val="none"/>
        </w:rPr>
        <w:t>username,password）</w:t>
      </w:r>
      <w:r>
        <w:rPr>
          <w:rFonts w:hint="eastAsia" w:ascii="宋体" w:hAnsi="宋体" w:cs="宋体"/>
          <w:color w:val="auto"/>
          <w:kern w:val="0"/>
          <w:szCs w:val="21"/>
          <w:highlight w:val="none"/>
        </w:rPr>
        <w:t>，</w:t>
      </w:r>
      <w:r>
        <w:rPr>
          <w:rFonts w:ascii="宋体" w:hAnsi="宋体" w:cs="宋体"/>
          <w:color w:val="auto"/>
          <w:kern w:val="0"/>
          <w:szCs w:val="21"/>
          <w:highlight w:val="none"/>
        </w:rPr>
        <w:t>参数文档中用逗号分隔，每一</w:t>
      </w:r>
      <w:r>
        <w:rPr>
          <w:rFonts w:hint="eastAsia" w:ascii="宋体" w:hAnsi="宋体" w:cs="宋体"/>
          <w:color w:val="auto"/>
          <w:kern w:val="0"/>
          <w:szCs w:val="21"/>
          <w:highlight w:val="none"/>
        </w:rPr>
        <w:t>个</w:t>
      </w:r>
      <w:r>
        <w:rPr>
          <w:rFonts w:ascii="宋体" w:hAnsi="宋体" w:cs="宋体"/>
          <w:color w:val="auto"/>
          <w:kern w:val="0"/>
          <w:szCs w:val="21"/>
          <w:highlight w:val="none"/>
        </w:rPr>
        <w:t>参数取</w:t>
      </w:r>
      <w:r>
        <w:rPr>
          <w:rFonts w:hint="eastAsia" w:ascii="宋体" w:hAnsi="宋体" w:cs="宋体"/>
          <w:color w:val="auto"/>
          <w:kern w:val="0"/>
          <w:szCs w:val="21"/>
          <w:highlight w:val="none"/>
        </w:rPr>
        <w:t>参数化文件中</w:t>
      </w:r>
      <w:r>
        <w:rPr>
          <w:rFonts w:ascii="宋体" w:hAnsi="宋体" w:cs="宋体"/>
          <w:color w:val="auto"/>
          <w:kern w:val="0"/>
          <w:szCs w:val="21"/>
          <w:highlight w:val="none"/>
        </w:rPr>
        <w:t>对应的列。</w:t>
      </w:r>
      <w:r>
        <w:rPr>
          <w:rFonts w:ascii="宋体" w:hAnsi="宋体" w:cs="宋体"/>
          <w:color w:val="auto"/>
          <w:kern w:val="0"/>
          <w:highlight w:val="none"/>
        </w:rPr>
        <w:t>利用该功能，可以实现不同参数需要不同参数值的问题，只需要在需要参数化的地方将生成的CSVRead函数字符串粘贴过去，然后修改表示第几列的数字就可以了。</w:t>
      </w:r>
    </w:p>
    <w:p>
      <w:pPr>
        <w:widowControl/>
        <w:numPr>
          <w:ilvl w:val="0"/>
          <w:numId w:val="12"/>
        </w:numPr>
        <w:spacing w:before="156" w:after="156"/>
        <w:jc w:val="left"/>
        <w:rPr>
          <w:color w:val="auto"/>
          <w:highlight w:val="none"/>
        </w:rPr>
      </w:pPr>
      <w:r>
        <w:rPr>
          <w:rFonts w:hint="eastAsia" w:ascii="宋体" w:hAnsi="宋体" w:cs="宋体"/>
          <w:color w:val="auto"/>
          <w:kern w:val="0"/>
          <w:szCs w:val="21"/>
          <w:highlight w:val="none"/>
        </w:rPr>
        <w:t>这里</w:t>
      </w:r>
      <w:r>
        <w:rPr>
          <w:rFonts w:ascii="宋体" w:hAnsi="宋体" w:cs="宋体"/>
          <w:color w:val="auto"/>
          <w:kern w:val="0"/>
          <w:szCs w:val="21"/>
          <w:highlight w:val="none"/>
        </w:rPr>
        <w:t>函数助手</w:t>
      </w:r>
      <w:r>
        <w:rPr>
          <w:rFonts w:hint="eastAsia" w:ascii="宋体" w:hAnsi="宋体" w:cs="宋体"/>
          <w:color w:val="auto"/>
          <w:kern w:val="0"/>
          <w:szCs w:val="21"/>
          <w:highlight w:val="none"/>
        </w:rPr>
        <w:t>最终</w:t>
      </w:r>
      <w:r>
        <w:rPr>
          <w:rFonts w:ascii="宋体" w:hAnsi="宋体" w:cs="宋体"/>
          <w:color w:val="auto"/>
          <w:kern w:val="0"/>
          <w:szCs w:val="21"/>
          <w:highlight w:val="none"/>
        </w:rPr>
        <w:t>生成的函数</w:t>
      </w:r>
      <w:r>
        <w:rPr>
          <w:rFonts w:hint="eastAsia" w:ascii="宋体" w:hAnsi="宋体" w:cs="宋体"/>
          <w:color w:val="auto"/>
          <w:kern w:val="0"/>
          <w:szCs w:val="21"/>
          <w:highlight w:val="none"/>
        </w:rPr>
        <w:t>为</w:t>
      </w:r>
      <w:r>
        <w:rPr>
          <w:rFonts w:ascii="宋体" w:hAnsi="宋体" w:cs="宋体"/>
          <w:color w:val="auto"/>
          <w:highlight w:val="none"/>
        </w:rPr>
        <w:t>${__CSVRead(D:\study.txt,0)}</w:t>
      </w:r>
      <w:r>
        <w:rPr>
          <w:rFonts w:hint="eastAsia" w:ascii="宋体" w:hAnsi="宋体" w:cs="宋体"/>
          <w:color w:val="auto"/>
          <w:kern w:val="0"/>
          <w:szCs w:val="21"/>
          <w:highlight w:val="none"/>
        </w:rPr>
        <w:t>，后面需要进行参数化地方的数据用</w:t>
      </w:r>
      <w:r>
        <w:rPr>
          <w:rFonts w:ascii="宋体" w:hAnsi="宋体" w:cs="宋体"/>
          <w:color w:val="auto"/>
          <w:highlight w:val="none"/>
        </w:rPr>
        <w:t>${__CSVRead(D:\study.txt,0)}</w:t>
      </w:r>
      <w:r>
        <w:rPr>
          <w:rFonts w:hint="eastAsia" w:ascii="宋体" w:hAnsi="宋体" w:cs="宋体"/>
          <w:color w:val="auto"/>
          <w:kern w:val="0"/>
          <w:szCs w:val="21"/>
          <w:highlight w:val="none"/>
        </w:rPr>
        <w:t>进行替换即可。</w:t>
      </w:r>
    </w:p>
    <w:p>
      <w:pPr>
        <w:widowControl/>
        <w:numPr>
          <w:ilvl w:val="0"/>
          <w:numId w:val="12"/>
        </w:numPr>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jmeter执行的时候，如果有多个线程，顺序读取第一行的数字，如果线程组多余文件中的行数，则循环读取。</w:t>
      </w:r>
    </w:p>
    <w:p>
      <w:pPr>
        <w:widowControl/>
        <w:spacing w:before="156" w:after="156"/>
        <w:ind w:left="420"/>
        <w:jc w:val="left"/>
        <w:rPr>
          <w:color w:val="auto"/>
          <w:highlight w:val="none"/>
        </w:rPr>
      </w:pPr>
    </w:p>
    <w:p>
      <w:pPr>
        <w:pStyle w:val="5"/>
        <w:rPr>
          <w:color w:val="auto"/>
          <w:highlight w:val="none"/>
        </w:rPr>
      </w:pPr>
      <w:r>
        <w:rPr>
          <w:rFonts w:hint="eastAsia"/>
          <w:color w:val="auto"/>
          <w:highlight w:val="none"/>
        </w:rPr>
        <w:t xml:space="preserve">函数助手常用函数 </w:t>
      </w:r>
      <w:r>
        <w:rPr>
          <w:color w:val="auto"/>
          <w:highlight w:val="none"/>
        </w:rPr>
        <w:t>${__functionName(var1,var2,var3)}</w:t>
      </w:r>
    </w:p>
    <w:p>
      <w:pPr>
        <w:rPr>
          <w:color w:val="auto"/>
          <w:highlight w:val="none"/>
        </w:rPr>
      </w:pPr>
    </w:p>
    <w:p>
      <w:pPr>
        <w:widowControl/>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其中，__functionName匹配被调用的函数名称。用圆括号包含函数的形参，例如${__time(YMD)}，不同函数要求的参数也不同。有些JMeter函数不要求参数，则可以不使用圆括号，例如${__threadNum}。</w:t>
      </w:r>
    </w:p>
    <w:p>
      <w:pPr>
        <w:pStyle w:val="24"/>
        <w:rPr>
          <w:color w:val="auto"/>
          <w:highlight w:val="none"/>
        </w:rPr>
      </w:pPr>
      <w:r>
        <w:rPr>
          <w:color w:val="auto"/>
          <w:highlight w:val="none"/>
        </w:rPr>
        <w:t>如果一个函数的参数中包含逗号，那么必须对逗号进行转义（使用"\"），否则JMeter会把逗号当成参数分隔符。例如：${__time(EEE\, d MMM yyyy)}</w:t>
      </w:r>
    </w:p>
    <w:p>
      <w:pPr>
        <w:pStyle w:val="6"/>
        <w:rPr>
          <w:color w:val="auto"/>
          <w:highlight w:val="none"/>
        </w:rPr>
      </w:pPr>
      <w:bookmarkStart w:id="82" w:name="_GoBack"/>
      <w:r>
        <w:rPr>
          <w:rFonts w:hint="eastAsia"/>
          <w:color w:val="auto"/>
          <w:highlight w:val="none"/>
        </w:rPr>
        <w:t>表11-1  JMeter内置函数列表</w:t>
      </w:r>
      <w:r>
        <w:rPr>
          <w:color w:val="auto"/>
          <w:highlight w:val="none"/>
        </w:rPr>
        <w:t> </w:t>
      </w:r>
    </w:p>
    <w:bookmarkEnd w:id="82"/>
    <w:p>
      <w:pPr>
        <w:pStyle w:val="24"/>
        <w:rPr>
          <w:color w:val="auto"/>
          <w:highlight w:val="none"/>
        </w:rPr>
      </w:pPr>
    </w:p>
    <w:tbl>
      <w:tblPr>
        <w:tblStyle w:val="35"/>
        <w:tblW w:w="7566" w:type="dxa"/>
        <w:tblInd w:w="93" w:type="dxa"/>
        <w:tblLayout w:type="fixed"/>
        <w:tblCellMar>
          <w:top w:w="0" w:type="dxa"/>
          <w:left w:w="108" w:type="dxa"/>
          <w:bottom w:w="0" w:type="dxa"/>
          <w:right w:w="108" w:type="dxa"/>
        </w:tblCellMar>
      </w:tblPr>
      <w:tblGrid>
        <w:gridCol w:w="1206"/>
        <w:gridCol w:w="2080"/>
        <w:gridCol w:w="4280"/>
      </w:tblGrid>
      <w:tr>
        <w:tblPrEx>
          <w:tblLayout w:type="fixed"/>
          <w:tblCellMar>
            <w:top w:w="0" w:type="dxa"/>
            <w:left w:w="108" w:type="dxa"/>
            <w:bottom w:w="0" w:type="dxa"/>
            <w:right w:w="108" w:type="dxa"/>
          </w:tblCellMar>
        </w:tblPrEx>
        <w:trPr>
          <w:trHeight w:val="285" w:hRule="atLeast"/>
        </w:trPr>
        <w:tc>
          <w:tcPr>
            <w:tcW w:w="1206" w:type="dxa"/>
            <w:tcBorders>
              <w:top w:val="nil"/>
              <w:left w:val="nil"/>
              <w:bottom w:val="nil"/>
              <w:right w:val="nil"/>
            </w:tcBorders>
            <w:shd w:val="clear" w:color="auto" w:fill="auto"/>
            <w:vAlign w:val="center"/>
          </w:tcPr>
          <w:p>
            <w:pPr>
              <w:widowControl/>
              <w:jc w:val="center"/>
              <w:rPr>
                <w:rFonts w:ascii="宋体" w:hAnsi="宋体" w:cs="宋体"/>
                <w:color w:val="auto"/>
                <w:kern w:val="0"/>
                <w:sz w:val="22"/>
                <w:szCs w:val="22"/>
                <w:highlight w:val="none"/>
              </w:rPr>
            </w:pPr>
          </w:p>
        </w:tc>
        <w:tc>
          <w:tcPr>
            <w:tcW w:w="2080" w:type="dxa"/>
            <w:tcBorders>
              <w:top w:val="nil"/>
              <w:left w:val="nil"/>
              <w:bottom w:val="nil"/>
              <w:right w:val="nil"/>
            </w:tcBorders>
            <w:shd w:val="clear" w:color="auto" w:fill="auto"/>
            <w:vAlign w:val="center"/>
          </w:tcPr>
          <w:p>
            <w:pPr>
              <w:widowControl/>
              <w:jc w:val="left"/>
              <w:rPr>
                <w:rFonts w:ascii="宋体" w:hAnsi="宋体" w:cs="宋体"/>
                <w:color w:val="auto"/>
                <w:kern w:val="0"/>
                <w:sz w:val="22"/>
                <w:szCs w:val="22"/>
                <w:highlight w:val="none"/>
              </w:rPr>
            </w:pPr>
          </w:p>
        </w:tc>
        <w:tc>
          <w:tcPr>
            <w:tcW w:w="4280" w:type="dxa"/>
            <w:tcBorders>
              <w:top w:val="nil"/>
              <w:left w:val="nil"/>
              <w:bottom w:val="nil"/>
              <w:right w:val="nil"/>
            </w:tcBorders>
            <w:shd w:val="clear" w:color="auto" w:fill="auto"/>
            <w:vAlign w:val="center"/>
          </w:tcPr>
          <w:p>
            <w:pPr>
              <w:widowControl/>
              <w:jc w:val="left"/>
              <w:rPr>
                <w:rFonts w:ascii="宋体" w:hAnsi="宋体" w:cs="宋体"/>
                <w:color w:val="auto"/>
                <w:kern w:val="0"/>
                <w:sz w:val="22"/>
                <w:szCs w:val="22"/>
                <w:highlight w:val="none"/>
              </w:rPr>
            </w:pPr>
          </w:p>
        </w:tc>
      </w:tr>
      <w:tr>
        <w:tblPrEx>
          <w:tblLayout w:type="fixed"/>
          <w:tblCellMar>
            <w:top w:w="0" w:type="dxa"/>
            <w:left w:w="108" w:type="dxa"/>
            <w:bottom w:w="0" w:type="dxa"/>
            <w:right w:w="108" w:type="dxa"/>
          </w:tblCellMar>
        </w:tblPrEx>
        <w:trPr>
          <w:trHeight w:val="285" w:hRule="atLeast"/>
        </w:trPr>
        <w:tc>
          <w:tcPr>
            <w:tcW w:w="1206" w:type="dxa"/>
            <w:tcBorders>
              <w:top w:val="single" w:color="000000" w:sz="8" w:space="0"/>
              <w:left w:val="single" w:color="000000" w:sz="8" w:space="0"/>
              <w:bottom w:val="single" w:color="000000" w:sz="8" w:space="0"/>
              <w:right w:val="single" w:color="000000" w:sz="8" w:space="0"/>
            </w:tcBorders>
            <w:shd w:val="clear" w:color="auto" w:fill="auto"/>
            <w:vAlign w:val="center"/>
          </w:tcPr>
          <w:p>
            <w:pPr>
              <w:widowControl/>
              <w:jc w:val="left"/>
              <w:rPr>
                <w:rFonts w:ascii="黑体" w:hAnsi="黑体" w:eastAsia="黑体" w:cs="宋体"/>
                <w:color w:val="auto"/>
                <w:kern w:val="0"/>
                <w:sz w:val="18"/>
                <w:szCs w:val="18"/>
                <w:highlight w:val="none"/>
              </w:rPr>
            </w:pPr>
            <w:r>
              <w:rPr>
                <w:rFonts w:hint="eastAsia" w:ascii="黑体" w:hAnsi="黑体" w:eastAsia="黑体" w:cs="宋体"/>
                <w:color w:val="auto"/>
                <w:kern w:val="0"/>
                <w:sz w:val="18"/>
                <w:szCs w:val="18"/>
                <w:highlight w:val="none"/>
              </w:rPr>
              <w:t>函数类型</w:t>
            </w:r>
            <w:r>
              <w:rPr>
                <w:rFonts w:hint="eastAsia" w:ascii="宋体" w:hAnsi="宋体" w:cs="宋体"/>
                <w:color w:val="auto"/>
                <w:kern w:val="0"/>
                <w:sz w:val="18"/>
                <w:szCs w:val="18"/>
                <w:highlight w:val="none"/>
              </w:rPr>
              <w:t xml:space="preserve"> </w:t>
            </w:r>
          </w:p>
        </w:tc>
        <w:tc>
          <w:tcPr>
            <w:tcW w:w="2080" w:type="dxa"/>
            <w:tcBorders>
              <w:top w:val="single" w:color="000000" w:sz="8" w:space="0"/>
              <w:left w:val="single" w:color="ECE9D8" w:sz="4" w:space="0"/>
              <w:bottom w:val="single" w:color="000000" w:sz="8" w:space="0"/>
              <w:right w:val="single" w:color="000000" w:sz="8" w:space="0"/>
            </w:tcBorders>
            <w:shd w:val="clear" w:color="auto" w:fill="auto"/>
            <w:vAlign w:val="center"/>
          </w:tcPr>
          <w:p>
            <w:pPr>
              <w:widowControl/>
              <w:jc w:val="left"/>
              <w:rPr>
                <w:rFonts w:ascii="黑体" w:hAnsi="黑体" w:eastAsia="黑体" w:cs="宋体"/>
                <w:color w:val="auto"/>
                <w:kern w:val="0"/>
                <w:sz w:val="18"/>
                <w:szCs w:val="18"/>
                <w:highlight w:val="none"/>
              </w:rPr>
            </w:pPr>
            <w:r>
              <w:rPr>
                <w:rFonts w:hint="eastAsia" w:ascii="黑体" w:hAnsi="黑体" w:eastAsia="黑体" w:cs="宋体"/>
                <w:color w:val="auto"/>
                <w:kern w:val="0"/>
                <w:sz w:val="18"/>
                <w:szCs w:val="18"/>
                <w:highlight w:val="none"/>
              </w:rPr>
              <w:t>函数名称</w:t>
            </w:r>
          </w:p>
        </w:tc>
        <w:tc>
          <w:tcPr>
            <w:tcW w:w="4280" w:type="dxa"/>
            <w:tcBorders>
              <w:top w:val="single" w:color="000000" w:sz="8" w:space="0"/>
              <w:left w:val="single" w:color="ECE9D8" w:sz="4" w:space="0"/>
              <w:bottom w:val="single" w:color="000000" w:sz="8" w:space="0"/>
              <w:right w:val="single" w:color="000000" w:sz="8" w:space="0"/>
            </w:tcBorders>
            <w:shd w:val="clear" w:color="auto" w:fill="auto"/>
            <w:vAlign w:val="center"/>
          </w:tcPr>
          <w:p>
            <w:pPr>
              <w:widowControl/>
              <w:jc w:val="left"/>
              <w:rPr>
                <w:rFonts w:ascii="黑体" w:hAnsi="黑体" w:eastAsia="黑体" w:cs="宋体"/>
                <w:color w:val="auto"/>
                <w:kern w:val="0"/>
                <w:sz w:val="18"/>
                <w:szCs w:val="18"/>
                <w:highlight w:val="none"/>
              </w:rPr>
            </w:pPr>
            <w:r>
              <w:rPr>
                <w:rFonts w:hint="eastAsia" w:ascii="黑体" w:hAnsi="黑体" w:eastAsia="黑体" w:cs="宋体"/>
                <w:color w:val="auto"/>
                <w:kern w:val="0"/>
                <w:sz w:val="18"/>
                <w:szCs w:val="18"/>
                <w:highlight w:val="none"/>
              </w:rPr>
              <w:t>注释</w:t>
            </w:r>
          </w:p>
        </w:tc>
      </w:tr>
      <w:tr>
        <w:tblPrEx>
          <w:tblLayout w:type="fixed"/>
          <w:tblCellMar>
            <w:top w:w="0" w:type="dxa"/>
            <w:left w:w="108" w:type="dxa"/>
            <w:bottom w:w="0" w:type="dxa"/>
            <w:right w:w="108" w:type="dxa"/>
          </w:tblCellMar>
        </w:tblPrEx>
        <w:trPr>
          <w:trHeight w:val="555" w:hRule="atLeast"/>
        </w:trPr>
        <w:tc>
          <w:tcPr>
            <w:tcW w:w="1206" w:type="dxa"/>
            <w:tcBorders>
              <w:top w:val="single" w:color="ECE9D8" w:sz="4" w:space="0"/>
              <w:left w:val="single" w:color="000000" w:sz="8"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Information </w:t>
            </w:r>
          </w:p>
        </w:tc>
        <w:tc>
          <w:tcPr>
            <w:tcW w:w="20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22"/>
                <w:szCs w:val="22"/>
                <w:highlight w:val="none"/>
                <w:u w:val="single"/>
              </w:rPr>
            </w:pPr>
            <w:r>
              <w:rPr>
                <w:color w:val="auto"/>
                <w:highlight w:val="none"/>
              </w:rPr>
              <w:fldChar w:fldCharType="begin"/>
            </w:r>
            <w:r>
              <w:rPr>
                <w:color w:val="auto"/>
                <w:highlight w:val="none"/>
              </w:rPr>
              <w:instrText xml:space="preserve"> HYPERLINK "http://jakarta.apache.org/jmeter/usermanual/functions.html" \l "__threadNum" </w:instrText>
            </w:r>
            <w:r>
              <w:rPr>
                <w:color w:val="auto"/>
                <w:highlight w:val="none"/>
              </w:rPr>
              <w:fldChar w:fldCharType="separate"/>
            </w:r>
            <w:r>
              <w:rPr>
                <w:rFonts w:hint="eastAsia" w:ascii="宋体" w:hAnsi="宋体" w:cs="宋体"/>
                <w:color w:val="auto"/>
                <w:kern w:val="0"/>
                <w:sz w:val="22"/>
                <w:szCs w:val="22"/>
                <w:highlight w:val="none"/>
                <w:u w:val="single"/>
              </w:rPr>
              <w:t xml:space="preserve">threadNum </w:t>
            </w:r>
            <w:r>
              <w:rPr>
                <w:rFonts w:hint="eastAsia" w:ascii="宋体" w:hAnsi="宋体" w:cs="宋体"/>
                <w:color w:val="auto"/>
                <w:kern w:val="0"/>
                <w:sz w:val="22"/>
                <w:szCs w:val="22"/>
                <w:highlight w:val="none"/>
                <w:u w:val="single"/>
              </w:rPr>
              <w:fldChar w:fldCharType="end"/>
            </w:r>
          </w:p>
        </w:tc>
        <w:tc>
          <w:tcPr>
            <w:tcW w:w="42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get thread number </w:t>
            </w:r>
          </w:p>
        </w:tc>
      </w:tr>
      <w:tr>
        <w:tblPrEx>
          <w:tblLayout w:type="fixed"/>
          <w:tblCellMar>
            <w:top w:w="0" w:type="dxa"/>
            <w:left w:w="108" w:type="dxa"/>
            <w:bottom w:w="0" w:type="dxa"/>
            <w:right w:w="108" w:type="dxa"/>
          </w:tblCellMar>
        </w:tblPrEx>
        <w:trPr>
          <w:trHeight w:val="915" w:hRule="atLeast"/>
        </w:trPr>
        <w:tc>
          <w:tcPr>
            <w:tcW w:w="1206" w:type="dxa"/>
            <w:tcBorders>
              <w:top w:val="single" w:color="ECE9D8" w:sz="4" w:space="0"/>
              <w:left w:val="single" w:color="000000" w:sz="8"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Information </w:t>
            </w:r>
          </w:p>
        </w:tc>
        <w:tc>
          <w:tcPr>
            <w:tcW w:w="20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22"/>
                <w:szCs w:val="22"/>
                <w:highlight w:val="none"/>
                <w:u w:val="single"/>
              </w:rPr>
            </w:pPr>
            <w:r>
              <w:rPr>
                <w:color w:val="auto"/>
                <w:highlight w:val="none"/>
              </w:rPr>
              <w:fldChar w:fldCharType="begin"/>
            </w:r>
            <w:r>
              <w:rPr>
                <w:color w:val="auto"/>
                <w:highlight w:val="none"/>
              </w:rPr>
              <w:instrText xml:space="preserve"> HYPERLINK "http://jakarta.apache.org/jmeter/usermanual/functions.html" \l "__machineName" </w:instrText>
            </w:r>
            <w:r>
              <w:rPr>
                <w:color w:val="auto"/>
                <w:highlight w:val="none"/>
              </w:rPr>
              <w:fldChar w:fldCharType="separate"/>
            </w:r>
            <w:r>
              <w:rPr>
                <w:rFonts w:hint="eastAsia" w:ascii="宋体" w:hAnsi="宋体" w:cs="宋体"/>
                <w:color w:val="auto"/>
                <w:kern w:val="0"/>
                <w:sz w:val="22"/>
                <w:szCs w:val="22"/>
                <w:highlight w:val="none"/>
                <w:u w:val="single"/>
              </w:rPr>
              <w:t xml:space="preserve">machineName </w:t>
            </w:r>
            <w:r>
              <w:rPr>
                <w:rFonts w:hint="eastAsia" w:ascii="宋体" w:hAnsi="宋体" w:cs="宋体"/>
                <w:color w:val="auto"/>
                <w:kern w:val="0"/>
                <w:sz w:val="22"/>
                <w:szCs w:val="22"/>
                <w:highlight w:val="none"/>
                <w:u w:val="single"/>
              </w:rPr>
              <w:fldChar w:fldCharType="end"/>
            </w:r>
          </w:p>
        </w:tc>
        <w:tc>
          <w:tcPr>
            <w:tcW w:w="42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get the local machine name </w:t>
            </w:r>
          </w:p>
        </w:tc>
      </w:tr>
      <w:tr>
        <w:tblPrEx>
          <w:tblLayout w:type="fixed"/>
          <w:tblCellMar>
            <w:top w:w="0" w:type="dxa"/>
            <w:left w:w="108" w:type="dxa"/>
            <w:bottom w:w="0" w:type="dxa"/>
            <w:right w:w="108" w:type="dxa"/>
          </w:tblCellMar>
        </w:tblPrEx>
        <w:trPr>
          <w:trHeight w:val="1140" w:hRule="atLeast"/>
        </w:trPr>
        <w:tc>
          <w:tcPr>
            <w:tcW w:w="1206" w:type="dxa"/>
            <w:tcBorders>
              <w:top w:val="single" w:color="ECE9D8" w:sz="4" w:space="0"/>
              <w:left w:val="single" w:color="000000" w:sz="8"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Information </w:t>
            </w:r>
          </w:p>
        </w:tc>
        <w:tc>
          <w:tcPr>
            <w:tcW w:w="20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22"/>
                <w:szCs w:val="22"/>
                <w:highlight w:val="none"/>
                <w:u w:val="single"/>
              </w:rPr>
            </w:pPr>
            <w:r>
              <w:rPr>
                <w:color w:val="auto"/>
                <w:highlight w:val="none"/>
              </w:rPr>
              <w:fldChar w:fldCharType="begin"/>
            </w:r>
            <w:r>
              <w:rPr>
                <w:color w:val="auto"/>
                <w:highlight w:val="none"/>
              </w:rPr>
              <w:instrText xml:space="preserve"> HYPERLINK "http://jakarta.apache.org/jmeter/usermanual/functions.html" \l "__time" </w:instrText>
            </w:r>
            <w:r>
              <w:rPr>
                <w:color w:val="auto"/>
                <w:highlight w:val="none"/>
              </w:rPr>
              <w:fldChar w:fldCharType="separate"/>
            </w:r>
            <w:r>
              <w:rPr>
                <w:rFonts w:hint="eastAsia" w:ascii="宋体" w:hAnsi="宋体" w:cs="宋体"/>
                <w:color w:val="auto"/>
                <w:kern w:val="0"/>
                <w:sz w:val="22"/>
                <w:szCs w:val="22"/>
                <w:highlight w:val="none"/>
                <w:u w:val="single"/>
              </w:rPr>
              <w:t xml:space="preserve">time </w:t>
            </w:r>
            <w:r>
              <w:rPr>
                <w:rFonts w:hint="eastAsia" w:ascii="宋体" w:hAnsi="宋体" w:cs="宋体"/>
                <w:color w:val="auto"/>
                <w:kern w:val="0"/>
                <w:sz w:val="22"/>
                <w:szCs w:val="22"/>
                <w:highlight w:val="none"/>
                <w:u w:val="single"/>
              </w:rPr>
              <w:fldChar w:fldCharType="end"/>
            </w:r>
          </w:p>
        </w:tc>
        <w:tc>
          <w:tcPr>
            <w:tcW w:w="42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return current time in various formats </w:t>
            </w:r>
          </w:p>
        </w:tc>
      </w:tr>
      <w:tr>
        <w:tblPrEx>
          <w:tblLayout w:type="fixed"/>
          <w:tblCellMar>
            <w:top w:w="0" w:type="dxa"/>
            <w:left w:w="108" w:type="dxa"/>
            <w:bottom w:w="0" w:type="dxa"/>
            <w:right w:w="108" w:type="dxa"/>
          </w:tblCellMar>
        </w:tblPrEx>
        <w:trPr>
          <w:trHeight w:val="1140" w:hRule="atLeast"/>
        </w:trPr>
        <w:tc>
          <w:tcPr>
            <w:tcW w:w="1206" w:type="dxa"/>
            <w:tcBorders>
              <w:top w:val="single" w:color="ECE9D8" w:sz="4" w:space="0"/>
              <w:left w:val="single" w:color="000000" w:sz="8"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Information </w:t>
            </w:r>
          </w:p>
        </w:tc>
        <w:tc>
          <w:tcPr>
            <w:tcW w:w="20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22"/>
                <w:szCs w:val="22"/>
                <w:highlight w:val="none"/>
                <w:u w:val="single"/>
              </w:rPr>
            </w:pPr>
            <w:r>
              <w:rPr>
                <w:color w:val="auto"/>
                <w:highlight w:val="none"/>
              </w:rPr>
              <w:fldChar w:fldCharType="begin"/>
            </w:r>
            <w:r>
              <w:rPr>
                <w:color w:val="auto"/>
                <w:highlight w:val="none"/>
              </w:rPr>
              <w:instrText xml:space="preserve"> HYPERLINK "http://jakarta.apache.org/jmeter/usermanual/functions.html" \l "__log" </w:instrText>
            </w:r>
            <w:r>
              <w:rPr>
                <w:color w:val="auto"/>
                <w:highlight w:val="none"/>
              </w:rPr>
              <w:fldChar w:fldCharType="separate"/>
            </w:r>
            <w:r>
              <w:rPr>
                <w:rFonts w:hint="eastAsia" w:ascii="宋体" w:hAnsi="宋体" w:cs="宋体"/>
                <w:color w:val="auto"/>
                <w:kern w:val="0"/>
                <w:sz w:val="22"/>
                <w:szCs w:val="22"/>
                <w:highlight w:val="none"/>
                <w:u w:val="single"/>
              </w:rPr>
              <w:t xml:space="preserve">log </w:t>
            </w:r>
            <w:r>
              <w:rPr>
                <w:rFonts w:hint="eastAsia" w:ascii="宋体" w:hAnsi="宋体" w:cs="宋体"/>
                <w:color w:val="auto"/>
                <w:kern w:val="0"/>
                <w:sz w:val="22"/>
                <w:szCs w:val="22"/>
                <w:highlight w:val="none"/>
                <w:u w:val="single"/>
              </w:rPr>
              <w:fldChar w:fldCharType="end"/>
            </w:r>
          </w:p>
        </w:tc>
        <w:tc>
          <w:tcPr>
            <w:tcW w:w="42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log (or display) a message (and return the value) </w:t>
            </w:r>
          </w:p>
        </w:tc>
      </w:tr>
      <w:tr>
        <w:tblPrEx>
          <w:tblLayout w:type="fixed"/>
          <w:tblCellMar>
            <w:top w:w="0" w:type="dxa"/>
            <w:left w:w="108" w:type="dxa"/>
            <w:bottom w:w="0" w:type="dxa"/>
            <w:right w:w="108" w:type="dxa"/>
          </w:tblCellMar>
        </w:tblPrEx>
        <w:trPr>
          <w:trHeight w:val="1365" w:hRule="atLeast"/>
        </w:trPr>
        <w:tc>
          <w:tcPr>
            <w:tcW w:w="1206" w:type="dxa"/>
            <w:tcBorders>
              <w:top w:val="single" w:color="ECE9D8" w:sz="4" w:space="0"/>
              <w:left w:val="single" w:color="000000" w:sz="8"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Information </w:t>
            </w:r>
          </w:p>
        </w:tc>
        <w:tc>
          <w:tcPr>
            <w:tcW w:w="20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22"/>
                <w:szCs w:val="22"/>
                <w:highlight w:val="none"/>
                <w:u w:val="single"/>
              </w:rPr>
            </w:pPr>
            <w:r>
              <w:rPr>
                <w:color w:val="auto"/>
                <w:highlight w:val="none"/>
              </w:rPr>
              <w:fldChar w:fldCharType="begin"/>
            </w:r>
            <w:r>
              <w:rPr>
                <w:color w:val="auto"/>
                <w:highlight w:val="none"/>
              </w:rPr>
              <w:instrText xml:space="preserve"> HYPERLINK "http://jakarta.apache.org/jmeter/usermanual/functions.html" \l "__logn" </w:instrText>
            </w:r>
            <w:r>
              <w:rPr>
                <w:color w:val="auto"/>
                <w:highlight w:val="none"/>
              </w:rPr>
              <w:fldChar w:fldCharType="separate"/>
            </w:r>
            <w:r>
              <w:rPr>
                <w:rFonts w:hint="eastAsia" w:ascii="宋体" w:hAnsi="宋体" w:cs="宋体"/>
                <w:color w:val="auto"/>
                <w:kern w:val="0"/>
                <w:sz w:val="22"/>
                <w:szCs w:val="22"/>
                <w:highlight w:val="none"/>
                <w:u w:val="single"/>
              </w:rPr>
              <w:t xml:space="preserve">logn </w:t>
            </w:r>
            <w:r>
              <w:rPr>
                <w:rFonts w:hint="eastAsia" w:ascii="宋体" w:hAnsi="宋体" w:cs="宋体"/>
                <w:color w:val="auto"/>
                <w:kern w:val="0"/>
                <w:sz w:val="22"/>
                <w:szCs w:val="22"/>
                <w:highlight w:val="none"/>
                <w:u w:val="single"/>
              </w:rPr>
              <w:fldChar w:fldCharType="end"/>
            </w:r>
          </w:p>
        </w:tc>
        <w:tc>
          <w:tcPr>
            <w:tcW w:w="42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log (or display) a message (empty return value) </w:t>
            </w:r>
          </w:p>
        </w:tc>
      </w:tr>
      <w:tr>
        <w:tblPrEx>
          <w:tblLayout w:type="fixed"/>
          <w:tblCellMar>
            <w:top w:w="0" w:type="dxa"/>
            <w:left w:w="108" w:type="dxa"/>
            <w:bottom w:w="0" w:type="dxa"/>
            <w:right w:w="108" w:type="dxa"/>
          </w:tblCellMar>
        </w:tblPrEx>
        <w:trPr>
          <w:trHeight w:val="555" w:hRule="atLeast"/>
        </w:trPr>
        <w:tc>
          <w:tcPr>
            <w:tcW w:w="1206" w:type="dxa"/>
            <w:tcBorders>
              <w:top w:val="single" w:color="ECE9D8" w:sz="4" w:space="0"/>
              <w:left w:val="single" w:color="000000" w:sz="8"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Input </w:t>
            </w:r>
          </w:p>
        </w:tc>
        <w:tc>
          <w:tcPr>
            <w:tcW w:w="20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22"/>
                <w:szCs w:val="22"/>
                <w:highlight w:val="none"/>
                <w:u w:val="single"/>
              </w:rPr>
            </w:pPr>
            <w:r>
              <w:rPr>
                <w:color w:val="auto"/>
                <w:highlight w:val="none"/>
              </w:rPr>
              <w:fldChar w:fldCharType="begin"/>
            </w:r>
            <w:r>
              <w:rPr>
                <w:color w:val="auto"/>
                <w:highlight w:val="none"/>
              </w:rPr>
              <w:instrText xml:space="preserve"> HYPERLINK "http://jakarta.apache.org/jmeter/usermanual/functions.html" \l "__StringFromFile" </w:instrText>
            </w:r>
            <w:r>
              <w:rPr>
                <w:color w:val="auto"/>
                <w:highlight w:val="none"/>
              </w:rPr>
              <w:fldChar w:fldCharType="separate"/>
            </w:r>
            <w:r>
              <w:rPr>
                <w:rFonts w:hint="eastAsia" w:ascii="宋体" w:hAnsi="宋体" w:cs="宋体"/>
                <w:color w:val="auto"/>
                <w:kern w:val="0"/>
                <w:sz w:val="22"/>
                <w:szCs w:val="22"/>
                <w:highlight w:val="none"/>
                <w:u w:val="single"/>
              </w:rPr>
              <w:t xml:space="preserve">StringFromFile </w:t>
            </w:r>
            <w:r>
              <w:rPr>
                <w:rFonts w:hint="eastAsia" w:ascii="宋体" w:hAnsi="宋体" w:cs="宋体"/>
                <w:color w:val="auto"/>
                <w:kern w:val="0"/>
                <w:sz w:val="22"/>
                <w:szCs w:val="22"/>
                <w:highlight w:val="none"/>
                <w:u w:val="single"/>
              </w:rPr>
              <w:fldChar w:fldCharType="end"/>
            </w:r>
          </w:p>
        </w:tc>
        <w:tc>
          <w:tcPr>
            <w:tcW w:w="42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read a line from a file </w:t>
            </w:r>
          </w:p>
        </w:tc>
      </w:tr>
      <w:tr>
        <w:tblPrEx>
          <w:tblLayout w:type="fixed"/>
          <w:tblCellMar>
            <w:top w:w="0" w:type="dxa"/>
            <w:left w:w="108" w:type="dxa"/>
            <w:bottom w:w="0" w:type="dxa"/>
            <w:right w:w="108" w:type="dxa"/>
          </w:tblCellMar>
        </w:tblPrEx>
        <w:trPr>
          <w:trHeight w:val="555" w:hRule="atLeast"/>
        </w:trPr>
        <w:tc>
          <w:tcPr>
            <w:tcW w:w="1206" w:type="dxa"/>
            <w:tcBorders>
              <w:top w:val="single" w:color="ECE9D8" w:sz="4" w:space="0"/>
              <w:left w:val="single" w:color="000000" w:sz="8"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Input </w:t>
            </w:r>
          </w:p>
        </w:tc>
        <w:tc>
          <w:tcPr>
            <w:tcW w:w="20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22"/>
                <w:szCs w:val="22"/>
                <w:highlight w:val="none"/>
                <w:u w:val="single"/>
              </w:rPr>
            </w:pPr>
            <w:r>
              <w:rPr>
                <w:color w:val="auto"/>
                <w:highlight w:val="none"/>
              </w:rPr>
              <w:fldChar w:fldCharType="begin"/>
            </w:r>
            <w:r>
              <w:rPr>
                <w:color w:val="auto"/>
                <w:highlight w:val="none"/>
              </w:rPr>
              <w:instrText xml:space="preserve"> HYPERLINK "http://jakarta.apache.org/jmeter/usermanual/functions.html" \l "__FileToString" </w:instrText>
            </w:r>
            <w:r>
              <w:rPr>
                <w:color w:val="auto"/>
                <w:highlight w:val="none"/>
              </w:rPr>
              <w:fldChar w:fldCharType="separate"/>
            </w:r>
            <w:r>
              <w:rPr>
                <w:rFonts w:hint="eastAsia" w:ascii="宋体" w:hAnsi="宋体" w:cs="宋体"/>
                <w:color w:val="auto"/>
                <w:kern w:val="0"/>
                <w:sz w:val="22"/>
                <w:szCs w:val="22"/>
                <w:highlight w:val="none"/>
                <w:u w:val="single"/>
              </w:rPr>
              <w:t xml:space="preserve">FileToString </w:t>
            </w:r>
            <w:r>
              <w:rPr>
                <w:rFonts w:hint="eastAsia" w:ascii="宋体" w:hAnsi="宋体" w:cs="宋体"/>
                <w:color w:val="auto"/>
                <w:kern w:val="0"/>
                <w:sz w:val="22"/>
                <w:szCs w:val="22"/>
                <w:highlight w:val="none"/>
                <w:u w:val="single"/>
              </w:rPr>
              <w:fldChar w:fldCharType="end"/>
            </w:r>
          </w:p>
        </w:tc>
        <w:tc>
          <w:tcPr>
            <w:tcW w:w="42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read an entire file </w:t>
            </w:r>
          </w:p>
        </w:tc>
      </w:tr>
      <w:tr>
        <w:tblPrEx>
          <w:tblLayout w:type="fixed"/>
          <w:tblCellMar>
            <w:top w:w="0" w:type="dxa"/>
            <w:left w:w="108" w:type="dxa"/>
            <w:bottom w:w="0" w:type="dxa"/>
            <w:right w:w="108" w:type="dxa"/>
          </w:tblCellMar>
        </w:tblPrEx>
        <w:trPr>
          <w:trHeight w:val="915" w:hRule="atLeast"/>
        </w:trPr>
        <w:tc>
          <w:tcPr>
            <w:tcW w:w="1206" w:type="dxa"/>
            <w:tcBorders>
              <w:top w:val="single" w:color="ECE9D8" w:sz="4" w:space="0"/>
              <w:left w:val="single" w:color="000000" w:sz="8"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Input </w:t>
            </w:r>
          </w:p>
        </w:tc>
        <w:tc>
          <w:tcPr>
            <w:tcW w:w="20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22"/>
                <w:szCs w:val="22"/>
                <w:highlight w:val="none"/>
                <w:u w:val="single"/>
              </w:rPr>
            </w:pPr>
            <w:r>
              <w:rPr>
                <w:color w:val="auto"/>
                <w:highlight w:val="none"/>
              </w:rPr>
              <w:fldChar w:fldCharType="begin"/>
            </w:r>
            <w:r>
              <w:rPr>
                <w:color w:val="auto"/>
                <w:highlight w:val="none"/>
              </w:rPr>
              <w:instrText xml:space="preserve"> HYPERLINK "http://jakarta.apache.org/jmeter/usermanual/functions.html" \l "__CSVRead" </w:instrText>
            </w:r>
            <w:r>
              <w:rPr>
                <w:color w:val="auto"/>
                <w:highlight w:val="none"/>
              </w:rPr>
              <w:fldChar w:fldCharType="separate"/>
            </w:r>
            <w:r>
              <w:rPr>
                <w:rFonts w:hint="eastAsia" w:ascii="宋体" w:hAnsi="宋体" w:cs="宋体"/>
                <w:color w:val="auto"/>
                <w:kern w:val="0"/>
                <w:sz w:val="22"/>
                <w:szCs w:val="22"/>
                <w:highlight w:val="none"/>
                <w:u w:val="single"/>
              </w:rPr>
              <w:t xml:space="preserve">CSVRead </w:t>
            </w:r>
            <w:r>
              <w:rPr>
                <w:rFonts w:hint="eastAsia" w:ascii="宋体" w:hAnsi="宋体" w:cs="宋体"/>
                <w:color w:val="auto"/>
                <w:kern w:val="0"/>
                <w:sz w:val="22"/>
                <w:szCs w:val="22"/>
                <w:highlight w:val="none"/>
                <w:u w:val="single"/>
              </w:rPr>
              <w:fldChar w:fldCharType="end"/>
            </w:r>
          </w:p>
        </w:tc>
        <w:tc>
          <w:tcPr>
            <w:tcW w:w="42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read from CSV delimited file </w:t>
            </w:r>
          </w:p>
        </w:tc>
      </w:tr>
      <w:tr>
        <w:tblPrEx>
          <w:tblLayout w:type="fixed"/>
          <w:tblCellMar>
            <w:top w:w="0" w:type="dxa"/>
            <w:left w:w="108" w:type="dxa"/>
            <w:bottom w:w="0" w:type="dxa"/>
            <w:right w:w="108" w:type="dxa"/>
          </w:tblCellMar>
        </w:tblPrEx>
        <w:trPr>
          <w:trHeight w:val="1140" w:hRule="atLeast"/>
        </w:trPr>
        <w:tc>
          <w:tcPr>
            <w:tcW w:w="1206" w:type="dxa"/>
            <w:tcBorders>
              <w:top w:val="single" w:color="ECE9D8" w:sz="4" w:space="0"/>
              <w:left w:val="single" w:color="000000" w:sz="8"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Input </w:t>
            </w:r>
          </w:p>
        </w:tc>
        <w:tc>
          <w:tcPr>
            <w:tcW w:w="20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22"/>
                <w:szCs w:val="22"/>
                <w:highlight w:val="none"/>
                <w:u w:val="single"/>
              </w:rPr>
            </w:pPr>
            <w:r>
              <w:rPr>
                <w:color w:val="auto"/>
                <w:highlight w:val="none"/>
              </w:rPr>
              <w:fldChar w:fldCharType="begin"/>
            </w:r>
            <w:r>
              <w:rPr>
                <w:color w:val="auto"/>
                <w:highlight w:val="none"/>
              </w:rPr>
              <w:instrText xml:space="preserve"> HYPERLINK "http://jakarta.apache.org/jmeter/usermanual/functions.html" \l "__XPath" </w:instrText>
            </w:r>
            <w:r>
              <w:rPr>
                <w:color w:val="auto"/>
                <w:highlight w:val="none"/>
              </w:rPr>
              <w:fldChar w:fldCharType="separate"/>
            </w:r>
            <w:r>
              <w:rPr>
                <w:rFonts w:hint="eastAsia" w:ascii="宋体" w:hAnsi="宋体" w:cs="宋体"/>
                <w:color w:val="auto"/>
                <w:kern w:val="0"/>
                <w:sz w:val="22"/>
                <w:szCs w:val="22"/>
                <w:highlight w:val="none"/>
                <w:u w:val="single"/>
              </w:rPr>
              <w:t xml:space="preserve">XPath </w:t>
            </w:r>
            <w:r>
              <w:rPr>
                <w:rFonts w:hint="eastAsia" w:ascii="宋体" w:hAnsi="宋体" w:cs="宋体"/>
                <w:color w:val="auto"/>
                <w:kern w:val="0"/>
                <w:sz w:val="22"/>
                <w:szCs w:val="22"/>
                <w:highlight w:val="none"/>
                <w:u w:val="single"/>
              </w:rPr>
              <w:fldChar w:fldCharType="end"/>
            </w:r>
          </w:p>
        </w:tc>
        <w:tc>
          <w:tcPr>
            <w:tcW w:w="42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Use an XPath expression to read from a file </w:t>
            </w:r>
          </w:p>
        </w:tc>
      </w:tr>
      <w:tr>
        <w:tblPrEx>
          <w:tblLayout w:type="fixed"/>
          <w:tblCellMar>
            <w:top w:w="0" w:type="dxa"/>
            <w:left w:w="108" w:type="dxa"/>
            <w:bottom w:w="0" w:type="dxa"/>
            <w:right w:w="108" w:type="dxa"/>
          </w:tblCellMar>
        </w:tblPrEx>
        <w:trPr>
          <w:trHeight w:val="690" w:hRule="atLeast"/>
        </w:trPr>
        <w:tc>
          <w:tcPr>
            <w:tcW w:w="1206" w:type="dxa"/>
            <w:tcBorders>
              <w:top w:val="single" w:color="ECE9D8" w:sz="4" w:space="0"/>
              <w:left w:val="single" w:color="000000" w:sz="8"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Calculation </w:t>
            </w:r>
          </w:p>
        </w:tc>
        <w:tc>
          <w:tcPr>
            <w:tcW w:w="20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22"/>
                <w:szCs w:val="22"/>
                <w:highlight w:val="none"/>
                <w:u w:val="single"/>
              </w:rPr>
            </w:pPr>
            <w:r>
              <w:rPr>
                <w:color w:val="auto"/>
                <w:highlight w:val="none"/>
              </w:rPr>
              <w:fldChar w:fldCharType="begin"/>
            </w:r>
            <w:r>
              <w:rPr>
                <w:color w:val="auto"/>
                <w:highlight w:val="none"/>
              </w:rPr>
              <w:instrText xml:space="preserve"> HYPERLINK "http://jakarta.apache.org/jmeter/usermanual/functions.html" \l "__counter" </w:instrText>
            </w:r>
            <w:r>
              <w:rPr>
                <w:color w:val="auto"/>
                <w:highlight w:val="none"/>
              </w:rPr>
              <w:fldChar w:fldCharType="separate"/>
            </w:r>
            <w:r>
              <w:rPr>
                <w:rFonts w:hint="eastAsia" w:ascii="宋体" w:hAnsi="宋体" w:cs="宋体"/>
                <w:color w:val="auto"/>
                <w:kern w:val="0"/>
                <w:sz w:val="22"/>
                <w:szCs w:val="22"/>
                <w:highlight w:val="none"/>
                <w:u w:val="single"/>
              </w:rPr>
              <w:t xml:space="preserve">counter </w:t>
            </w:r>
            <w:r>
              <w:rPr>
                <w:rFonts w:hint="eastAsia" w:ascii="宋体" w:hAnsi="宋体" w:cs="宋体"/>
                <w:color w:val="auto"/>
                <w:kern w:val="0"/>
                <w:sz w:val="22"/>
                <w:szCs w:val="22"/>
                <w:highlight w:val="none"/>
                <w:u w:val="single"/>
              </w:rPr>
              <w:fldChar w:fldCharType="end"/>
            </w:r>
          </w:p>
        </w:tc>
        <w:tc>
          <w:tcPr>
            <w:tcW w:w="42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generate an incrementing number </w:t>
            </w:r>
          </w:p>
        </w:tc>
      </w:tr>
      <w:tr>
        <w:tblPrEx>
          <w:tblLayout w:type="fixed"/>
          <w:tblCellMar>
            <w:top w:w="0" w:type="dxa"/>
            <w:left w:w="108" w:type="dxa"/>
            <w:bottom w:w="0" w:type="dxa"/>
            <w:right w:w="108" w:type="dxa"/>
          </w:tblCellMar>
        </w:tblPrEx>
        <w:trPr>
          <w:trHeight w:val="465" w:hRule="atLeast"/>
        </w:trPr>
        <w:tc>
          <w:tcPr>
            <w:tcW w:w="1206" w:type="dxa"/>
            <w:tcBorders>
              <w:top w:val="single" w:color="ECE9D8" w:sz="4" w:space="0"/>
              <w:left w:val="single" w:color="000000" w:sz="8"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Calculation </w:t>
            </w:r>
          </w:p>
        </w:tc>
        <w:tc>
          <w:tcPr>
            <w:tcW w:w="20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22"/>
                <w:szCs w:val="22"/>
                <w:highlight w:val="none"/>
                <w:u w:val="single"/>
              </w:rPr>
            </w:pPr>
            <w:r>
              <w:rPr>
                <w:color w:val="auto"/>
                <w:highlight w:val="none"/>
              </w:rPr>
              <w:fldChar w:fldCharType="begin"/>
            </w:r>
            <w:r>
              <w:rPr>
                <w:color w:val="auto"/>
                <w:highlight w:val="none"/>
              </w:rPr>
              <w:instrText xml:space="preserve"> HYPERLINK "http://jakarta.apache.org/jmeter/usermanual/functions.html" \l "__intSum" </w:instrText>
            </w:r>
            <w:r>
              <w:rPr>
                <w:color w:val="auto"/>
                <w:highlight w:val="none"/>
              </w:rPr>
              <w:fldChar w:fldCharType="separate"/>
            </w:r>
            <w:r>
              <w:rPr>
                <w:rFonts w:hint="eastAsia" w:ascii="宋体" w:hAnsi="宋体" w:cs="宋体"/>
                <w:color w:val="auto"/>
                <w:kern w:val="0"/>
                <w:sz w:val="22"/>
                <w:szCs w:val="22"/>
                <w:highlight w:val="none"/>
                <w:u w:val="single"/>
              </w:rPr>
              <w:t xml:space="preserve">intSum </w:t>
            </w:r>
            <w:r>
              <w:rPr>
                <w:rFonts w:hint="eastAsia" w:ascii="宋体" w:hAnsi="宋体" w:cs="宋体"/>
                <w:color w:val="auto"/>
                <w:kern w:val="0"/>
                <w:sz w:val="22"/>
                <w:szCs w:val="22"/>
                <w:highlight w:val="none"/>
                <w:u w:val="single"/>
              </w:rPr>
              <w:fldChar w:fldCharType="end"/>
            </w:r>
          </w:p>
        </w:tc>
        <w:tc>
          <w:tcPr>
            <w:tcW w:w="42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add int numbers </w:t>
            </w:r>
          </w:p>
        </w:tc>
      </w:tr>
      <w:tr>
        <w:tblPrEx>
          <w:tblLayout w:type="fixed"/>
          <w:tblCellMar>
            <w:top w:w="0" w:type="dxa"/>
            <w:left w:w="108" w:type="dxa"/>
            <w:bottom w:w="0" w:type="dxa"/>
            <w:right w:w="108" w:type="dxa"/>
          </w:tblCellMar>
        </w:tblPrEx>
        <w:trPr>
          <w:trHeight w:val="465" w:hRule="atLeast"/>
        </w:trPr>
        <w:tc>
          <w:tcPr>
            <w:tcW w:w="1206" w:type="dxa"/>
            <w:tcBorders>
              <w:top w:val="single" w:color="ECE9D8" w:sz="4" w:space="0"/>
              <w:left w:val="single" w:color="000000" w:sz="8"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Calculation </w:t>
            </w:r>
          </w:p>
        </w:tc>
        <w:tc>
          <w:tcPr>
            <w:tcW w:w="20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22"/>
                <w:szCs w:val="22"/>
                <w:highlight w:val="none"/>
                <w:u w:val="single"/>
              </w:rPr>
            </w:pPr>
            <w:r>
              <w:rPr>
                <w:color w:val="auto"/>
                <w:highlight w:val="none"/>
              </w:rPr>
              <w:fldChar w:fldCharType="begin"/>
            </w:r>
            <w:r>
              <w:rPr>
                <w:color w:val="auto"/>
                <w:highlight w:val="none"/>
              </w:rPr>
              <w:instrText xml:space="preserve"> HYPERLINK "http://jakarta.apache.org/jmeter/usermanual/functions.html" \l "__longSum" </w:instrText>
            </w:r>
            <w:r>
              <w:rPr>
                <w:color w:val="auto"/>
                <w:highlight w:val="none"/>
              </w:rPr>
              <w:fldChar w:fldCharType="separate"/>
            </w:r>
            <w:r>
              <w:rPr>
                <w:rFonts w:hint="eastAsia" w:ascii="宋体" w:hAnsi="宋体" w:cs="宋体"/>
                <w:color w:val="auto"/>
                <w:kern w:val="0"/>
                <w:sz w:val="22"/>
                <w:szCs w:val="22"/>
                <w:highlight w:val="none"/>
                <w:u w:val="single"/>
              </w:rPr>
              <w:t xml:space="preserve">longSum </w:t>
            </w:r>
            <w:r>
              <w:rPr>
                <w:rFonts w:hint="eastAsia" w:ascii="宋体" w:hAnsi="宋体" w:cs="宋体"/>
                <w:color w:val="auto"/>
                <w:kern w:val="0"/>
                <w:sz w:val="22"/>
                <w:szCs w:val="22"/>
                <w:highlight w:val="none"/>
                <w:u w:val="single"/>
              </w:rPr>
              <w:fldChar w:fldCharType="end"/>
            </w:r>
          </w:p>
        </w:tc>
        <w:tc>
          <w:tcPr>
            <w:tcW w:w="42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add long numbers </w:t>
            </w:r>
          </w:p>
        </w:tc>
      </w:tr>
      <w:tr>
        <w:tblPrEx>
          <w:tblLayout w:type="fixed"/>
          <w:tblCellMar>
            <w:top w:w="0" w:type="dxa"/>
            <w:left w:w="108" w:type="dxa"/>
            <w:bottom w:w="0" w:type="dxa"/>
            <w:right w:w="108" w:type="dxa"/>
          </w:tblCellMar>
        </w:tblPrEx>
        <w:trPr>
          <w:trHeight w:val="690" w:hRule="atLeast"/>
        </w:trPr>
        <w:tc>
          <w:tcPr>
            <w:tcW w:w="1206" w:type="dxa"/>
            <w:tcBorders>
              <w:top w:val="single" w:color="ECE9D8" w:sz="4" w:space="0"/>
              <w:left w:val="single" w:color="000000" w:sz="8"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Calculation </w:t>
            </w:r>
          </w:p>
        </w:tc>
        <w:tc>
          <w:tcPr>
            <w:tcW w:w="20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22"/>
                <w:szCs w:val="22"/>
                <w:highlight w:val="none"/>
                <w:u w:val="single"/>
              </w:rPr>
            </w:pPr>
            <w:r>
              <w:rPr>
                <w:color w:val="auto"/>
                <w:highlight w:val="none"/>
              </w:rPr>
              <w:fldChar w:fldCharType="begin"/>
            </w:r>
            <w:r>
              <w:rPr>
                <w:color w:val="auto"/>
                <w:highlight w:val="none"/>
              </w:rPr>
              <w:instrText xml:space="preserve"> HYPERLINK "http://jakarta.apache.org/jmeter/usermanual/functions.html" \l "__Random" </w:instrText>
            </w:r>
            <w:r>
              <w:rPr>
                <w:color w:val="auto"/>
                <w:highlight w:val="none"/>
              </w:rPr>
              <w:fldChar w:fldCharType="separate"/>
            </w:r>
            <w:r>
              <w:rPr>
                <w:rFonts w:hint="eastAsia" w:ascii="宋体" w:hAnsi="宋体" w:cs="宋体"/>
                <w:color w:val="auto"/>
                <w:kern w:val="0"/>
                <w:sz w:val="22"/>
                <w:szCs w:val="22"/>
                <w:highlight w:val="none"/>
                <w:u w:val="single"/>
              </w:rPr>
              <w:t xml:space="preserve">Random </w:t>
            </w:r>
            <w:r>
              <w:rPr>
                <w:rFonts w:hint="eastAsia" w:ascii="宋体" w:hAnsi="宋体" w:cs="宋体"/>
                <w:color w:val="auto"/>
                <w:kern w:val="0"/>
                <w:sz w:val="22"/>
                <w:szCs w:val="22"/>
                <w:highlight w:val="none"/>
                <w:u w:val="single"/>
              </w:rPr>
              <w:fldChar w:fldCharType="end"/>
            </w:r>
          </w:p>
        </w:tc>
        <w:tc>
          <w:tcPr>
            <w:tcW w:w="42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generate a random number </w:t>
            </w:r>
          </w:p>
        </w:tc>
      </w:tr>
      <w:tr>
        <w:tblPrEx>
          <w:tblLayout w:type="fixed"/>
          <w:tblCellMar>
            <w:top w:w="0" w:type="dxa"/>
            <w:left w:w="108" w:type="dxa"/>
            <w:bottom w:w="0" w:type="dxa"/>
            <w:right w:w="108" w:type="dxa"/>
          </w:tblCellMar>
        </w:tblPrEx>
        <w:trPr>
          <w:trHeight w:val="690" w:hRule="atLeast"/>
        </w:trPr>
        <w:tc>
          <w:tcPr>
            <w:tcW w:w="1206" w:type="dxa"/>
            <w:tcBorders>
              <w:top w:val="single" w:color="ECE9D8" w:sz="4" w:space="0"/>
              <w:left w:val="single" w:color="000000" w:sz="8"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Scripting </w:t>
            </w:r>
          </w:p>
        </w:tc>
        <w:tc>
          <w:tcPr>
            <w:tcW w:w="20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22"/>
                <w:szCs w:val="22"/>
                <w:highlight w:val="none"/>
                <w:u w:val="single"/>
              </w:rPr>
            </w:pPr>
            <w:r>
              <w:rPr>
                <w:color w:val="auto"/>
                <w:highlight w:val="none"/>
              </w:rPr>
              <w:fldChar w:fldCharType="begin"/>
            </w:r>
            <w:r>
              <w:rPr>
                <w:color w:val="auto"/>
                <w:highlight w:val="none"/>
              </w:rPr>
              <w:instrText xml:space="preserve"> HYPERLINK "http://jakarta.apache.org/jmeter/usermanual/functions.html" \l "__BeanShell" </w:instrText>
            </w:r>
            <w:r>
              <w:rPr>
                <w:color w:val="auto"/>
                <w:highlight w:val="none"/>
              </w:rPr>
              <w:fldChar w:fldCharType="separate"/>
            </w:r>
            <w:r>
              <w:rPr>
                <w:rFonts w:hint="eastAsia" w:ascii="宋体" w:hAnsi="宋体" w:cs="宋体"/>
                <w:color w:val="auto"/>
                <w:kern w:val="0"/>
                <w:sz w:val="22"/>
                <w:szCs w:val="22"/>
                <w:highlight w:val="none"/>
                <w:u w:val="single"/>
              </w:rPr>
              <w:t xml:space="preserve">BeanShell </w:t>
            </w:r>
            <w:r>
              <w:rPr>
                <w:rFonts w:hint="eastAsia" w:ascii="宋体" w:hAnsi="宋体" w:cs="宋体"/>
                <w:color w:val="auto"/>
                <w:kern w:val="0"/>
                <w:sz w:val="22"/>
                <w:szCs w:val="22"/>
                <w:highlight w:val="none"/>
                <w:u w:val="single"/>
              </w:rPr>
              <w:fldChar w:fldCharType="end"/>
            </w:r>
          </w:p>
        </w:tc>
        <w:tc>
          <w:tcPr>
            <w:tcW w:w="42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run a BeanShell script </w:t>
            </w:r>
          </w:p>
        </w:tc>
      </w:tr>
      <w:tr>
        <w:tblPrEx>
          <w:tblLayout w:type="fixed"/>
          <w:tblCellMar>
            <w:top w:w="0" w:type="dxa"/>
            <w:left w:w="108" w:type="dxa"/>
            <w:bottom w:w="0" w:type="dxa"/>
            <w:right w:w="108" w:type="dxa"/>
          </w:tblCellMar>
        </w:tblPrEx>
        <w:trPr>
          <w:trHeight w:val="915" w:hRule="atLeast"/>
        </w:trPr>
        <w:tc>
          <w:tcPr>
            <w:tcW w:w="1206" w:type="dxa"/>
            <w:tcBorders>
              <w:top w:val="single" w:color="ECE9D8" w:sz="4" w:space="0"/>
              <w:left w:val="single" w:color="000000" w:sz="8"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Scripting </w:t>
            </w:r>
          </w:p>
        </w:tc>
        <w:tc>
          <w:tcPr>
            <w:tcW w:w="20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22"/>
                <w:szCs w:val="22"/>
                <w:highlight w:val="none"/>
                <w:u w:val="single"/>
              </w:rPr>
            </w:pPr>
            <w:r>
              <w:rPr>
                <w:color w:val="auto"/>
                <w:highlight w:val="none"/>
              </w:rPr>
              <w:fldChar w:fldCharType="begin"/>
            </w:r>
            <w:r>
              <w:rPr>
                <w:color w:val="auto"/>
                <w:highlight w:val="none"/>
              </w:rPr>
              <w:instrText xml:space="preserve"> HYPERLINK "http://jakarta.apache.org/jmeter/usermanual/functions.html" \l "__javaScript" </w:instrText>
            </w:r>
            <w:r>
              <w:rPr>
                <w:color w:val="auto"/>
                <w:highlight w:val="none"/>
              </w:rPr>
              <w:fldChar w:fldCharType="separate"/>
            </w:r>
            <w:r>
              <w:rPr>
                <w:rFonts w:hint="eastAsia" w:ascii="宋体" w:hAnsi="宋体" w:cs="宋体"/>
                <w:color w:val="auto"/>
                <w:kern w:val="0"/>
                <w:sz w:val="22"/>
                <w:szCs w:val="22"/>
                <w:highlight w:val="none"/>
                <w:u w:val="single"/>
              </w:rPr>
              <w:t xml:space="preserve">javaScript </w:t>
            </w:r>
            <w:r>
              <w:rPr>
                <w:rFonts w:hint="eastAsia" w:ascii="宋体" w:hAnsi="宋体" w:cs="宋体"/>
                <w:color w:val="auto"/>
                <w:kern w:val="0"/>
                <w:sz w:val="22"/>
                <w:szCs w:val="22"/>
                <w:highlight w:val="none"/>
                <w:u w:val="single"/>
              </w:rPr>
              <w:fldChar w:fldCharType="end"/>
            </w:r>
          </w:p>
        </w:tc>
        <w:tc>
          <w:tcPr>
            <w:tcW w:w="42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process JavaScript (Mozilla Rhino) </w:t>
            </w:r>
          </w:p>
        </w:tc>
      </w:tr>
      <w:tr>
        <w:tblPrEx>
          <w:tblLayout w:type="fixed"/>
          <w:tblCellMar>
            <w:top w:w="0" w:type="dxa"/>
            <w:left w:w="108" w:type="dxa"/>
            <w:bottom w:w="0" w:type="dxa"/>
            <w:right w:w="108" w:type="dxa"/>
          </w:tblCellMar>
        </w:tblPrEx>
        <w:trPr>
          <w:trHeight w:val="915" w:hRule="atLeast"/>
        </w:trPr>
        <w:tc>
          <w:tcPr>
            <w:tcW w:w="1206" w:type="dxa"/>
            <w:tcBorders>
              <w:top w:val="single" w:color="ECE9D8" w:sz="4" w:space="0"/>
              <w:left w:val="single" w:color="000000" w:sz="8"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Scripting </w:t>
            </w:r>
          </w:p>
        </w:tc>
        <w:tc>
          <w:tcPr>
            <w:tcW w:w="20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22"/>
                <w:szCs w:val="22"/>
                <w:highlight w:val="none"/>
                <w:u w:val="single"/>
              </w:rPr>
            </w:pPr>
            <w:r>
              <w:rPr>
                <w:color w:val="auto"/>
                <w:highlight w:val="none"/>
              </w:rPr>
              <w:fldChar w:fldCharType="begin"/>
            </w:r>
            <w:r>
              <w:rPr>
                <w:color w:val="auto"/>
                <w:highlight w:val="none"/>
              </w:rPr>
              <w:instrText xml:space="preserve"> HYPERLINK "http://jakarta.apache.org/jmeter/usermanual/functions.html" \l "__jexl" </w:instrText>
            </w:r>
            <w:r>
              <w:rPr>
                <w:color w:val="auto"/>
                <w:highlight w:val="none"/>
              </w:rPr>
              <w:fldChar w:fldCharType="separate"/>
            </w:r>
            <w:r>
              <w:rPr>
                <w:rFonts w:hint="eastAsia" w:ascii="宋体" w:hAnsi="宋体" w:cs="宋体"/>
                <w:color w:val="auto"/>
                <w:kern w:val="0"/>
                <w:sz w:val="22"/>
                <w:szCs w:val="22"/>
                <w:highlight w:val="none"/>
                <w:u w:val="single"/>
              </w:rPr>
              <w:t xml:space="preserve">jexl </w:t>
            </w:r>
            <w:r>
              <w:rPr>
                <w:rFonts w:hint="eastAsia" w:ascii="宋体" w:hAnsi="宋体" w:cs="宋体"/>
                <w:color w:val="auto"/>
                <w:kern w:val="0"/>
                <w:sz w:val="22"/>
                <w:szCs w:val="22"/>
                <w:highlight w:val="none"/>
                <w:u w:val="single"/>
              </w:rPr>
              <w:fldChar w:fldCharType="end"/>
            </w:r>
          </w:p>
        </w:tc>
        <w:tc>
          <w:tcPr>
            <w:tcW w:w="42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evaluate a Commons Jexl expression </w:t>
            </w:r>
          </w:p>
        </w:tc>
      </w:tr>
      <w:tr>
        <w:tblPrEx>
          <w:tblLayout w:type="fixed"/>
          <w:tblCellMar>
            <w:top w:w="0" w:type="dxa"/>
            <w:left w:w="108" w:type="dxa"/>
            <w:bottom w:w="0" w:type="dxa"/>
            <w:right w:w="108" w:type="dxa"/>
          </w:tblCellMar>
        </w:tblPrEx>
        <w:trPr>
          <w:trHeight w:val="465" w:hRule="atLeast"/>
        </w:trPr>
        <w:tc>
          <w:tcPr>
            <w:tcW w:w="1206" w:type="dxa"/>
            <w:tcBorders>
              <w:top w:val="single" w:color="ECE9D8" w:sz="4" w:space="0"/>
              <w:left w:val="single" w:color="000000" w:sz="8"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Properties </w:t>
            </w:r>
          </w:p>
        </w:tc>
        <w:tc>
          <w:tcPr>
            <w:tcW w:w="20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22"/>
                <w:szCs w:val="22"/>
                <w:highlight w:val="none"/>
                <w:u w:val="single"/>
              </w:rPr>
            </w:pPr>
            <w:r>
              <w:rPr>
                <w:color w:val="auto"/>
                <w:highlight w:val="none"/>
              </w:rPr>
              <w:fldChar w:fldCharType="begin"/>
            </w:r>
            <w:r>
              <w:rPr>
                <w:color w:val="auto"/>
                <w:highlight w:val="none"/>
              </w:rPr>
              <w:instrText xml:space="preserve"> HYPERLINK "http://jakarta.apache.org/jmeter/usermanual/functions.html" \l "__property" </w:instrText>
            </w:r>
            <w:r>
              <w:rPr>
                <w:color w:val="auto"/>
                <w:highlight w:val="none"/>
              </w:rPr>
              <w:fldChar w:fldCharType="separate"/>
            </w:r>
            <w:r>
              <w:rPr>
                <w:rFonts w:hint="eastAsia" w:ascii="宋体" w:hAnsi="宋体" w:cs="宋体"/>
                <w:color w:val="auto"/>
                <w:kern w:val="0"/>
                <w:sz w:val="22"/>
                <w:szCs w:val="22"/>
                <w:highlight w:val="none"/>
                <w:u w:val="single"/>
              </w:rPr>
              <w:t xml:space="preserve">property </w:t>
            </w:r>
            <w:r>
              <w:rPr>
                <w:rFonts w:hint="eastAsia" w:ascii="宋体" w:hAnsi="宋体" w:cs="宋体"/>
                <w:color w:val="auto"/>
                <w:kern w:val="0"/>
                <w:sz w:val="22"/>
                <w:szCs w:val="22"/>
                <w:highlight w:val="none"/>
                <w:u w:val="single"/>
              </w:rPr>
              <w:fldChar w:fldCharType="end"/>
            </w:r>
          </w:p>
        </w:tc>
        <w:tc>
          <w:tcPr>
            <w:tcW w:w="42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read a property </w:t>
            </w:r>
          </w:p>
        </w:tc>
      </w:tr>
      <w:tr>
        <w:tblPrEx>
          <w:tblLayout w:type="fixed"/>
          <w:tblCellMar>
            <w:top w:w="0" w:type="dxa"/>
            <w:left w:w="108" w:type="dxa"/>
            <w:bottom w:w="0" w:type="dxa"/>
            <w:right w:w="108" w:type="dxa"/>
          </w:tblCellMar>
        </w:tblPrEx>
        <w:trPr>
          <w:trHeight w:val="915" w:hRule="atLeast"/>
        </w:trPr>
        <w:tc>
          <w:tcPr>
            <w:tcW w:w="1206" w:type="dxa"/>
            <w:tcBorders>
              <w:top w:val="single" w:color="ECE9D8" w:sz="4" w:space="0"/>
              <w:left w:val="single" w:color="000000" w:sz="8"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Properties </w:t>
            </w:r>
          </w:p>
        </w:tc>
        <w:tc>
          <w:tcPr>
            <w:tcW w:w="20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22"/>
                <w:szCs w:val="22"/>
                <w:highlight w:val="none"/>
                <w:u w:val="single"/>
              </w:rPr>
            </w:pPr>
            <w:r>
              <w:rPr>
                <w:color w:val="auto"/>
                <w:highlight w:val="none"/>
              </w:rPr>
              <w:fldChar w:fldCharType="begin"/>
            </w:r>
            <w:r>
              <w:rPr>
                <w:color w:val="auto"/>
                <w:highlight w:val="none"/>
              </w:rPr>
              <w:instrText xml:space="preserve"> HYPERLINK "http://jakarta.apache.org/jmeter/usermanual/functions.html" \l "__P" </w:instrText>
            </w:r>
            <w:r>
              <w:rPr>
                <w:color w:val="auto"/>
                <w:highlight w:val="none"/>
              </w:rPr>
              <w:fldChar w:fldCharType="separate"/>
            </w:r>
            <w:r>
              <w:rPr>
                <w:rFonts w:hint="eastAsia" w:ascii="宋体" w:hAnsi="宋体" w:cs="宋体"/>
                <w:color w:val="auto"/>
                <w:kern w:val="0"/>
                <w:sz w:val="22"/>
                <w:szCs w:val="22"/>
                <w:highlight w:val="none"/>
                <w:u w:val="single"/>
              </w:rPr>
              <w:t xml:space="preserve">P </w:t>
            </w:r>
            <w:r>
              <w:rPr>
                <w:rFonts w:hint="eastAsia" w:ascii="宋体" w:hAnsi="宋体" w:cs="宋体"/>
                <w:color w:val="auto"/>
                <w:kern w:val="0"/>
                <w:sz w:val="22"/>
                <w:szCs w:val="22"/>
                <w:highlight w:val="none"/>
                <w:u w:val="single"/>
              </w:rPr>
              <w:fldChar w:fldCharType="end"/>
            </w:r>
          </w:p>
        </w:tc>
        <w:tc>
          <w:tcPr>
            <w:tcW w:w="42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read a property (shorthand method) </w:t>
            </w:r>
          </w:p>
        </w:tc>
      </w:tr>
      <w:tr>
        <w:tblPrEx>
          <w:tblLayout w:type="fixed"/>
          <w:tblCellMar>
            <w:top w:w="0" w:type="dxa"/>
            <w:left w:w="108" w:type="dxa"/>
            <w:bottom w:w="0" w:type="dxa"/>
            <w:right w:w="108" w:type="dxa"/>
          </w:tblCellMar>
        </w:tblPrEx>
        <w:trPr>
          <w:trHeight w:val="690" w:hRule="atLeast"/>
        </w:trPr>
        <w:tc>
          <w:tcPr>
            <w:tcW w:w="1206" w:type="dxa"/>
            <w:tcBorders>
              <w:top w:val="single" w:color="ECE9D8" w:sz="4" w:space="0"/>
              <w:left w:val="single" w:color="000000" w:sz="8"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Properties </w:t>
            </w:r>
          </w:p>
        </w:tc>
        <w:tc>
          <w:tcPr>
            <w:tcW w:w="20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22"/>
                <w:szCs w:val="22"/>
                <w:highlight w:val="none"/>
                <w:u w:val="single"/>
              </w:rPr>
            </w:pPr>
            <w:r>
              <w:rPr>
                <w:color w:val="auto"/>
                <w:highlight w:val="none"/>
              </w:rPr>
              <w:fldChar w:fldCharType="begin"/>
            </w:r>
            <w:r>
              <w:rPr>
                <w:color w:val="auto"/>
                <w:highlight w:val="none"/>
              </w:rPr>
              <w:instrText xml:space="preserve"> HYPERLINK "http://jakarta.apache.org/jmeter/usermanual/functions.html" \l "__setProperty" </w:instrText>
            </w:r>
            <w:r>
              <w:rPr>
                <w:color w:val="auto"/>
                <w:highlight w:val="none"/>
              </w:rPr>
              <w:fldChar w:fldCharType="separate"/>
            </w:r>
            <w:r>
              <w:rPr>
                <w:rFonts w:hint="eastAsia" w:ascii="宋体" w:hAnsi="宋体" w:cs="宋体"/>
                <w:color w:val="auto"/>
                <w:kern w:val="0"/>
                <w:sz w:val="22"/>
                <w:szCs w:val="22"/>
                <w:highlight w:val="none"/>
                <w:u w:val="single"/>
              </w:rPr>
              <w:t xml:space="preserve">setProperty </w:t>
            </w:r>
            <w:r>
              <w:rPr>
                <w:rFonts w:hint="eastAsia" w:ascii="宋体" w:hAnsi="宋体" w:cs="宋体"/>
                <w:color w:val="auto"/>
                <w:kern w:val="0"/>
                <w:sz w:val="22"/>
                <w:szCs w:val="22"/>
                <w:highlight w:val="none"/>
                <w:u w:val="single"/>
              </w:rPr>
              <w:fldChar w:fldCharType="end"/>
            </w:r>
          </w:p>
        </w:tc>
        <w:tc>
          <w:tcPr>
            <w:tcW w:w="42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set a JMeter property </w:t>
            </w:r>
          </w:p>
        </w:tc>
      </w:tr>
      <w:tr>
        <w:tblPrEx>
          <w:tblLayout w:type="fixed"/>
          <w:tblCellMar>
            <w:top w:w="0" w:type="dxa"/>
            <w:left w:w="108" w:type="dxa"/>
            <w:bottom w:w="0" w:type="dxa"/>
            <w:right w:w="108" w:type="dxa"/>
          </w:tblCellMar>
        </w:tblPrEx>
        <w:trPr>
          <w:trHeight w:val="690" w:hRule="atLeast"/>
        </w:trPr>
        <w:tc>
          <w:tcPr>
            <w:tcW w:w="1206" w:type="dxa"/>
            <w:tcBorders>
              <w:top w:val="single" w:color="ECE9D8" w:sz="4" w:space="0"/>
              <w:left w:val="single" w:color="000000" w:sz="8"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Variables </w:t>
            </w:r>
          </w:p>
        </w:tc>
        <w:tc>
          <w:tcPr>
            <w:tcW w:w="20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22"/>
                <w:szCs w:val="22"/>
                <w:highlight w:val="none"/>
                <w:u w:val="single"/>
              </w:rPr>
            </w:pPr>
            <w:r>
              <w:rPr>
                <w:color w:val="auto"/>
                <w:highlight w:val="none"/>
              </w:rPr>
              <w:fldChar w:fldCharType="begin"/>
            </w:r>
            <w:r>
              <w:rPr>
                <w:color w:val="auto"/>
                <w:highlight w:val="none"/>
              </w:rPr>
              <w:instrText xml:space="preserve"> HYPERLINK "http://jakarta.apache.org/jmeter/usermanual/functions.html" \l "__split" </w:instrText>
            </w:r>
            <w:r>
              <w:rPr>
                <w:color w:val="auto"/>
                <w:highlight w:val="none"/>
              </w:rPr>
              <w:fldChar w:fldCharType="separate"/>
            </w:r>
            <w:r>
              <w:rPr>
                <w:rFonts w:hint="eastAsia" w:ascii="宋体" w:hAnsi="宋体" w:cs="宋体"/>
                <w:color w:val="auto"/>
                <w:kern w:val="0"/>
                <w:sz w:val="22"/>
                <w:szCs w:val="22"/>
                <w:highlight w:val="none"/>
                <w:u w:val="single"/>
              </w:rPr>
              <w:t xml:space="preserve">split </w:t>
            </w:r>
            <w:r>
              <w:rPr>
                <w:rFonts w:hint="eastAsia" w:ascii="宋体" w:hAnsi="宋体" w:cs="宋体"/>
                <w:color w:val="auto"/>
                <w:kern w:val="0"/>
                <w:sz w:val="22"/>
                <w:szCs w:val="22"/>
                <w:highlight w:val="none"/>
                <w:u w:val="single"/>
              </w:rPr>
              <w:fldChar w:fldCharType="end"/>
            </w:r>
          </w:p>
        </w:tc>
        <w:tc>
          <w:tcPr>
            <w:tcW w:w="42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Split a string into variables </w:t>
            </w:r>
          </w:p>
        </w:tc>
      </w:tr>
      <w:tr>
        <w:tblPrEx>
          <w:tblLayout w:type="fixed"/>
          <w:tblCellMar>
            <w:top w:w="0" w:type="dxa"/>
            <w:left w:w="108" w:type="dxa"/>
            <w:bottom w:w="0" w:type="dxa"/>
            <w:right w:w="108" w:type="dxa"/>
          </w:tblCellMar>
        </w:tblPrEx>
        <w:trPr>
          <w:trHeight w:val="690" w:hRule="atLeast"/>
        </w:trPr>
        <w:tc>
          <w:tcPr>
            <w:tcW w:w="1206" w:type="dxa"/>
            <w:tcBorders>
              <w:top w:val="single" w:color="ECE9D8" w:sz="4" w:space="0"/>
              <w:left w:val="single" w:color="000000" w:sz="8"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Variables </w:t>
            </w:r>
          </w:p>
        </w:tc>
        <w:tc>
          <w:tcPr>
            <w:tcW w:w="20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22"/>
                <w:szCs w:val="22"/>
                <w:highlight w:val="none"/>
                <w:u w:val="single"/>
              </w:rPr>
            </w:pPr>
            <w:r>
              <w:rPr>
                <w:color w:val="auto"/>
                <w:highlight w:val="none"/>
              </w:rPr>
              <w:fldChar w:fldCharType="begin"/>
            </w:r>
            <w:r>
              <w:rPr>
                <w:color w:val="auto"/>
                <w:highlight w:val="none"/>
              </w:rPr>
              <w:instrText xml:space="preserve"> HYPERLINK "http://jakarta.apache.org/jmeter/usermanual/functions.html" \l "__V" </w:instrText>
            </w:r>
            <w:r>
              <w:rPr>
                <w:color w:val="auto"/>
                <w:highlight w:val="none"/>
              </w:rPr>
              <w:fldChar w:fldCharType="separate"/>
            </w:r>
            <w:r>
              <w:rPr>
                <w:rFonts w:hint="eastAsia" w:ascii="宋体" w:hAnsi="宋体" w:cs="宋体"/>
                <w:color w:val="auto"/>
                <w:kern w:val="0"/>
                <w:sz w:val="22"/>
                <w:szCs w:val="22"/>
                <w:highlight w:val="none"/>
                <w:u w:val="single"/>
              </w:rPr>
              <w:t xml:space="preserve">V </w:t>
            </w:r>
            <w:r>
              <w:rPr>
                <w:rFonts w:hint="eastAsia" w:ascii="宋体" w:hAnsi="宋体" w:cs="宋体"/>
                <w:color w:val="auto"/>
                <w:kern w:val="0"/>
                <w:sz w:val="22"/>
                <w:szCs w:val="22"/>
                <w:highlight w:val="none"/>
                <w:u w:val="single"/>
              </w:rPr>
              <w:fldChar w:fldCharType="end"/>
            </w:r>
          </w:p>
        </w:tc>
        <w:tc>
          <w:tcPr>
            <w:tcW w:w="42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evaluate a variable name </w:t>
            </w:r>
          </w:p>
        </w:tc>
      </w:tr>
      <w:tr>
        <w:tblPrEx>
          <w:tblLayout w:type="fixed"/>
          <w:tblCellMar>
            <w:top w:w="0" w:type="dxa"/>
            <w:left w:w="108" w:type="dxa"/>
            <w:bottom w:w="0" w:type="dxa"/>
            <w:right w:w="108" w:type="dxa"/>
          </w:tblCellMar>
        </w:tblPrEx>
        <w:trPr>
          <w:trHeight w:val="690" w:hRule="atLeast"/>
        </w:trPr>
        <w:tc>
          <w:tcPr>
            <w:tcW w:w="1206" w:type="dxa"/>
            <w:tcBorders>
              <w:top w:val="single" w:color="ECE9D8" w:sz="4" w:space="0"/>
              <w:left w:val="single" w:color="000000" w:sz="8"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Variables </w:t>
            </w:r>
          </w:p>
        </w:tc>
        <w:tc>
          <w:tcPr>
            <w:tcW w:w="20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22"/>
                <w:szCs w:val="22"/>
                <w:highlight w:val="none"/>
                <w:u w:val="single"/>
              </w:rPr>
            </w:pPr>
            <w:r>
              <w:rPr>
                <w:color w:val="auto"/>
                <w:highlight w:val="none"/>
              </w:rPr>
              <w:fldChar w:fldCharType="begin"/>
            </w:r>
            <w:r>
              <w:rPr>
                <w:color w:val="auto"/>
                <w:highlight w:val="none"/>
              </w:rPr>
              <w:instrText xml:space="preserve"> HYPERLINK "http://jakarta.apache.org/jmeter/usermanual/functions.html" \l "__eval" </w:instrText>
            </w:r>
            <w:r>
              <w:rPr>
                <w:color w:val="auto"/>
                <w:highlight w:val="none"/>
              </w:rPr>
              <w:fldChar w:fldCharType="separate"/>
            </w:r>
            <w:r>
              <w:rPr>
                <w:rFonts w:hint="eastAsia" w:ascii="宋体" w:hAnsi="宋体" w:cs="宋体"/>
                <w:color w:val="auto"/>
                <w:kern w:val="0"/>
                <w:sz w:val="22"/>
                <w:szCs w:val="22"/>
                <w:highlight w:val="none"/>
                <w:u w:val="single"/>
              </w:rPr>
              <w:t xml:space="preserve">eval </w:t>
            </w:r>
            <w:r>
              <w:rPr>
                <w:rFonts w:hint="eastAsia" w:ascii="宋体" w:hAnsi="宋体" w:cs="宋体"/>
                <w:color w:val="auto"/>
                <w:kern w:val="0"/>
                <w:sz w:val="22"/>
                <w:szCs w:val="22"/>
                <w:highlight w:val="none"/>
                <w:u w:val="single"/>
              </w:rPr>
              <w:fldChar w:fldCharType="end"/>
            </w:r>
          </w:p>
        </w:tc>
        <w:tc>
          <w:tcPr>
            <w:tcW w:w="42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evaluate a variable expression </w:t>
            </w:r>
          </w:p>
        </w:tc>
      </w:tr>
      <w:tr>
        <w:tblPrEx>
          <w:tblLayout w:type="fixed"/>
          <w:tblCellMar>
            <w:top w:w="0" w:type="dxa"/>
            <w:left w:w="108" w:type="dxa"/>
            <w:bottom w:w="0" w:type="dxa"/>
            <w:right w:w="108" w:type="dxa"/>
          </w:tblCellMar>
        </w:tblPrEx>
        <w:trPr>
          <w:trHeight w:val="915" w:hRule="atLeast"/>
        </w:trPr>
        <w:tc>
          <w:tcPr>
            <w:tcW w:w="1206" w:type="dxa"/>
            <w:tcBorders>
              <w:top w:val="single" w:color="ECE9D8" w:sz="4" w:space="0"/>
              <w:left w:val="single" w:color="000000" w:sz="8"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Variables </w:t>
            </w:r>
          </w:p>
        </w:tc>
        <w:tc>
          <w:tcPr>
            <w:tcW w:w="20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22"/>
                <w:szCs w:val="22"/>
                <w:highlight w:val="none"/>
                <w:u w:val="single"/>
              </w:rPr>
            </w:pPr>
            <w:r>
              <w:rPr>
                <w:color w:val="auto"/>
                <w:highlight w:val="none"/>
              </w:rPr>
              <w:fldChar w:fldCharType="begin"/>
            </w:r>
            <w:r>
              <w:rPr>
                <w:color w:val="auto"/>
                <w:highlight w:val="none"/>
              </w:rPr>
              <w:instrText xml:space="preserve"> HYPERLINK "http://jakarta.apache.org/jmeter/usermanual/functions.html" \l "__evalVar" </w:instrText>
            </w:r>
            <w:r>
              <w:rPr>
                <w:color w:val="auto"/>
                <w:highlight w:val="none"/>
              </w:rPr>
              <w:fldChar w:fldCharType="separate"/>
            </w:r>
            <w:r>
              <w:rPr>
                <w:rFonts w:hint="eastAsia" w:ascii="宋体" w:hAnsi="宋体" w:cs="宋体"/>
                <w:color w:val="auto"/>
                <w:kern w:val="0"/>
                <w:sz w:val="22"/>
                <w:szCs w:val="22"/>
                <w:highlight w:val="none"/>
                <w:u w:val="single"/>
              </w:rPr>
              <w:t xml:space="preserve">evalVar </w:t>
            </w:r>
            <w:r>
              <w:rPr>
                <w:rFonts w:hint="eastAsia" w:ascii="宋体" w:hAnsi="宋体" w:cs="宋体"/>
                <w:color w:val="auto"/>
                <w:kern w:val="0"/>
                <w:sz w:val="22"/>
                <w:szCs w:val="22"/>
                <w:highlight w:val="none"/>
                <w:u w:val="single"/>
              </w:rPr>
              <w:fldChar w:fldCharType="end"/>
            </w:r>
          </w:p>
        </w:tc>
        <w:tc>
          <w:tcPr>
            <w:tcW w:w="42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evaluate an expression stored in a variable </w:t>
            </w:r>
          </w:p>
        </w:tc>
      </w:tr>
      <w:tr>
        <w:tblPrEx>
          <w:tblLayout w:type="fixed"/>
          <w:tblCellMar>
            <w:top w:w="0" w:type="dxa"/>
            <w:left w:w="108" w:type="dxa"/>
            <w:bottom w:w="0" w:type="dxa"/>
            <w:right w:w="108" w:type="dxa"/>
          </w:tblCellMar>
        </w:tblPrEx>
        <w:trPr>
          <w:trHeight w:val="1365" w:hRule="atLeast"/>
        </w:trPr>
        <w:tc>
          <w:tcPr>
            <w:tcW w:w="1206" w:type="dxa"/>
            <w:tcBorders>
              <w:top w:val="single" w:color="ECE9D8" w:sz="4" w:space="0"/>
              <w:left w:val="single" w:color="000000" w:sz="8"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String </w:t>
            </w:r>
          </w:p>
        </w:tc>
        <w:tc>
          <w:tcPr>
            <w:tcW w:w="20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22"/>
                <w:szCs w:val="22"/>
                <w:highlight w:val="none"/>
                <w:u w:val="single"/>
              </w:rPr>
            </w:pPr>
            <w:r>
              <w:rPr>
                <w:color w:val="auto"/>
                <w:highlight w:val="none"/>
              </w:rPr>
              <w:fldChar w:fldCharType="begin"/>
            </w:r>
            <w:r>
              <w:rPr>
                <w:color w:val="auto"/>
                <w:highlight w:val="none"/>
              </w:rPr>
              <w:instrText xml:space="preserve"> HYPERLINK "http://jakarta.apache.org/jmeter/usermanual/functions.html" \l "__regexFunction" </w:instrText>
            </w:r>
            <w:r>
              <w:rPr>
                <w:color w:val="auto"/>
                <w:highlight w:val="none"/>
              </w:rPr>
              <w:fldChar w:fldCharType="separate"/>
            </w:r>
            <w:r>
              <w:rPr>
                <w:rFonts w:hint="eastAsia" w:ascii="宋体" w:hAnsi="宋体" w:cs="宋体"/>
                <w:color w:val="auto"/>
                <w:kern w:val="0"/>
                <w:sz w:val="22"/>
                <w:szCs w:val="22"/>
                <w:highlight w:val="none"/>
                <w:u w:val="single"/>
              </w:rPr>
              <w:t xml:space="preserve">regexFunction </w:t>
            </w:r>
            <w:r>
              <w:rPr>
                <w:rFonts w:hint="eastAsia" w:ascii="宋体" w:hAnsi="宋体" w:cs="宋体"/>
                <w:color w:val="auto"/>
                <w:kern w:val="0"/>
                <w:sz w:val="22"/>
                <w:szCs w:val="22"/>
                <w:highlight w:val="none"/>
                <w:u w:val="single"/>
              </w:rPr>
              <w:fldChar w:fldCharType="end"/>
            </w:r>
          </w:p>
        </w:tc>
        <w:tc>
          <w:tcPr>
            <w:tcW w:w="42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parse previous response using a regular expression </w:t>
            </w:r>
          </w:p>
        </w:tc>
      </w:tr>
      <w:tr>
        <w:tblPrEx>
          <w:tblLayout w:type="fixed"/>
          <w:tblCellMar>
            <w:top w:w="0" w:type="dxa"/>
            <w:left w:w="108" w:type="dxa"/>
            <w:bottom w:w="0" w:type="dxa"/>
            <w:right w:w="108" w:type="dxa"/>
          </w:tblCellMar>
        </w:tblPrEx>
        <w:trPr>
          <w:trHeight w:val="1140" w:hRule="atLeast"/>
        </w:trPr>
        <w:tc>
          <w:tcPr>
            <w:tcW w:w="1206" w:type="dxa"/>
            <w:tcBorders>
              <w:top w:val="single" w:color="ECE9D8" w:sz="4" w:space="0"/>
              <w:left w:val="single" w:color="000000" w:sz="8"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String </w:t>
            </w:r>
          </w:p>
        </w:tc>
        <w:tc>
          <w:tcPr>
            <w:tcW w:w="20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22"/>
                <w:szCs w:val="22"/>
                <w:highlight w:val="none"/>
                <w:u w:val="single"/>
              </w:rPr>
            </w:pPr>
            <w:r>
              <w:rPr>
                <w:color w:val="auto"/>
                <w:highlight w:val="none"/>
              </w:rPr>
              <w:fldChar w:fldCharType="begin"/>
            </w:r>
            <w:r>
              <w:rPr>
                <w:color w:val="auto"/>
                <w:highlight w:val="none"/>
              </w:rPr>
              <w:instrText xml:space="preserve"> HYPERLINK "http://jakarta.apache.org/jmeter/usermanual/functions.html" \l "__char" </w:instrText>
            </w:r>
            <w:r>
              <w:rPr>
                <w:color w:val="auto"/>
                <w:highlight w:val="none"/>
              </w:rPr>
              <w:fldChar w:fldCharType="separate"/>
            </w:r>
            <w:r>
              <w:rPr>
                <w:rFonts w:hint="eastAsia" w:ascii="宋体" w:hAnsi="宋体" w:cs="宋体"/>
                <w:color w:val="auto"/>
                <w:kern w:val="0"/>
                <w:sz w:val="22"/>
                <w:szCs w:val="22"/>
                <w:highlight w:val="none"/>
                <w:u w:val="single"/>
              </w:rPr>
              <w:t xml:space="preserve">char </w:t>
            </w:r>
            <w:r>
              <w:rPr>
                <w:rFonts w:hint="eastAsia" w:ascii="宋体" w:hAnsi="宋体" w:cs="宋体"/>
                <w:color w:val="auto"/>
                <w:kern w:val="0"/>
                <w:sz w:val="22"/>
                <w:szCs w:val="22"/>
                <w:highlight w:val="none"/>
                <w:u w:val="single"/>
              </w:rPr>
              <w:fldChar w:fldCharType="end"/>
            </w:r>
          </w:p>
        </w:tc>
        <w:tc>
          <w:tcPr>
            <w:tcW w:w="42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generate Unicode char values from a list of numbers </w:t>
            </w:r>
          </w:p>
        </w:tc>
      </w:tr>
      <w:tr>
        <w:tblPrEx>
          <w:tblLayout w:type="fixed"/>
          <w:tblCellMar>
            <w:top w:w="0" w:type="dxa"/>
            <w:left w:w="108" w:type="dxa"/>
            <w:bottom w:w="0" w:type="dxa"/>
            <w:right w:w="108" w:type="dxa"/>
          </w:tblCellMar>
        </w:tblPrEx>
        <w:trPr>
          <w:trHeight w:val="1590" w:hRule="atLeast"/>
        </w:trPr>
        <w:tc>
          <w:tcPr>
            <w:tcW w:w="1206" w:type="dxa"/>
            <w:tcBorders>
              <w:top w:val="single" w:color="ECE9D8" w:sz="4" w:space="0"/>
              <w:left w:val="single" w:color="000000" w:sz="8"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String </w:t>
            </w:r>
          </w:p>
        </w:tc>
        <w:tc>
          <w:tcPr>
            <w:tcW w:w="20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22"/>
                <w:szCs w:val="22"/>
                <w:highlight w:val="none"/>
                <w:u w:val="single"/>
              </w:rPr>
            </w:pPr>
            <w:r>
              <w:rPr>
                <w:color w:val="auto"/>
                <w:highlight w:val="none"/>
              </w:rPr>
              <w:fldChar w:fldCharType="begin"/>
            </w:r>
            <w:r>
              <w:rPr>
                <w:color w:val="auto"/>
                <w:highlight w:val="none"/>
              </w:rPr>
              <w:instrText xml:space="preserve"> HYPERLINK "http://jakarta.apache.org/jmeter/usermanual/functions.html" \l "__unescape" </w:instrText>
            </w:r>
            <w:r>
              <w:rPr>
                <w:color w:val="auto"/>
                <w:highlight w:val="none"/>
              </w:rPr>
              <w:fldChar w:fldCharType="separate"/>
            </w:r>
            <w:r>
              <w:rPr>
                <w:rFonts w:hint="eastAsia" w:ascii="宋体" w:hAnsi="宋体" w:cs="宋体"/>
                <w:color w:val="auto"/>
                <w:kern w:val="0"/>
                <w:sz w:val="22"/>
                <w:szCs w:val="22"/>
                <w:highlight w:val="none"/>
                <w:u w:val="single"/>
              </w:rPr>
              <w:t xml:space="preserve">unescape </w:t>
            </w:r>
            <w:r>
              <w:rPr>
                <w:rFonts w:hint="eastAsia" w:ascii="宋体" w:hAnsi="宋体" w:cs="宋体"/>
                <w:color w:val="auto"/>
                <w:kern w:val="0"/>
                <w:sz w:val="22"/>
                <w:szCs w:val="22"/>
                <w:highlight w:val="none"/>
                <w:u w:val="single"/>
              </w:rPr>
              <w:fldChar w:fldCharType="end"/>
            </w:r>
          </w:p>
        </w:tc>
        <w:tc>
          <w:tcPr>
            <w:tcW w:w="42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Process strings containing Java escapes (e.g. \n &amp; \t) </w:t>
            </w:r>
          </w:p>
        </w:tc>
      </w:tr>
      <w:tr>
        <w:tblPrEx>
          <w:tblLayout w:type="fixed"/>
          <w:tblCellMar>
            <w:top w:w="0" w:type="dxa"/>
            <w:left w:w="108" w:type="dxa"/>
            <w:bottom w:w="0" w:type="dxa"/>
            <w:right w:w="108" w:type="dxa"/>
          </w:tblCellMar>
        </w:tblPrEx>
        <w:trPr>
          <w:trHeight w:val="915" w:hRule="atLeast"/>
        </w:trPr>
        <w:tc>
          <w:tcPr>
            <w:tcW w:w="1206" w:type="dxa"/>
            <w:tcBorders>
              <w:top w:val="single" w:color="ECE9D8" w:sz="4" w:space="0"/>
              <w:left w:val="single" w:color="000000" w:sz="8"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String </w:t>
            </w:r>
          </w:p>
        </w:tc>
        <w:tc>
          <w:tcPr>
            <w:tcW w:w="20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22"/>
                <w:szCs w:val="22"/>
                <w:highlight w:val="none"/>
                <w:u w:val="single"/>
              </w:rPr>
            </w:pPr>
            <w:r>
              <w:rPr>
                <w:color w:val="auto"/>
                <w:highlight w:val="none"/>
              </w:rPr>
              <w:fldChar w:fldCharType="begin"/>
            </w:r>
            <w:r>
              <w:rPr>
                <w:color w:val="auto"/>
                <w:highlight w:val="none"/>
              </w:rPr>
              <w:instrText xml:space="preserve"> HYPERLINK "http://jakarta.apache.org/jmeter/usermanual/functions.html" \l "__unescapeHtml" </w:instrText>
            </w:r>
            <w:r>
              <w:rPr>
                <w:color w:val="auto"/>
                <w:highlight w:val="none"/>
              </w:rPr>
              <w:fldChar w:fldCharType="separate"/>
            </w:r>
            <w:r>
              <w:rPr>
                <w:rFonts w:hint="eastAsia" w:ascii="宋体" w:hAnsi="宋体" w:cs="宋体"/>
                <w:color w:val="auto"/>
                <w:kern w:val="0"/>
                <w:sz w:val="22"/>
                <w:szCs w:val="22"/>
                <w:highlight w:val="none"/>
                <w:u w:val="single"/>
              </w:rPr>
              <w:t xml:space="preserve">unescapeHtml </w:t>
            </w:r>
            <w:r>
              <w:rPr>
                <w:rFonts w:hint="eastAsia" w:ascii="宋体" w:hAnsi="宋体" w:cs="宋体"/>
                <w:color w:val="auto"/>
                <w:kern w:val="0"/>
                <w:sz w:val="22"/>
                <w:szCs w:val="22"/>
                <w:highlight w:val="none"/>
                <w:u w:val="single"/>
              </w:rPr>
              <w:fldChar w:fldCharType="end"/>
            </w:r>
          </w:p>
        </w:tc>
        <w:tc>
          <w:tcPr>
            <w:tcW w:w="42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Decode HTML-encoded strings </w:t>
            </w:r>
          </w:p>
        </w:tc>
      </w:tr>
      <w:tr>
        <w:tblPrEx>
          <w:tblLayout w:type="fixed"/>
          <w:tblCellMar>
            <w:top w:w="0" w:type="dxa"/>
            <w:left w:w="108" w:type="dxa"/>
            <w:bottom w:w="0" w:type="dxa"/>
            <w:right w:w="108" w:type="dxa"/>
          </w:tblCellMar>
        </w:tblPrEx>
        <w:trPr>
          <w:trHeight w:val="915" w:hRule="atLeast"/>
        </w:trPr>
        <w:tc>
          <w:tcPr>
            <w:tcW w:w="1206" w:type="dxa"/>
            <w:tcBorders>
              <w:top w:val="single" w:color="ECE9D8" w:sz="4" w:space="0"/>
              <w:left w:val="single" w:color="000000" w:sz="8"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String </w:t>
            </w:r>
          </w:p>
        </w:tc>
        <w:tc>
          <w:tcPr>
            <w:tcW w:w="20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22"/>
                <w:szCs w:val="22"/>
                <w:highlight w:val="none"/>
                <w:u w:val="single"/>
              </w:rPr>
            </w:pPr>
            <w:r>
              <w:rPr>
                <w:color w:val="auto"/>
                <w:highlight w:val="none"/>
              </w:rPr>
              <w:fldChar w:fldCharType="begin"/>
            </w:r>
            <w:r>
              <w:rPr>
                <w:color w:val="auto"/>
                <w:highlight w:val="none"/>
              </w:rPr>
              <w:instrText xml:space="preserve"> HYPERLINK "http://jakarta.apache.org/jmeter/usermanual/functions.html" \l "__escapeHtml" </w:instrText>
            </w:r>
            <w:r>
              <w:rPr>
                <w:color w:val="auto"/>
                <w:highlight w:val="none"/>
              </w:rPr>
              <w:fldChar w:fldCharType="separate"/>
            </w:r>
            <w:r>
              <w:rPr>
                <w:rFonts w:hint="eastAsia" w:ascii="宋体" w:hAnsi="宋体" w:cs="宋体"/>
                <w:color w:val="auto"/>
                <w:kern w:val="0"/>
                <w:sz w:val="22"/>
                <w:szCs w:val="22"/>
                <w:highlight w:val="none"/>
                <w:u w:val="single"/>
              </w:rPr>
              <w:t xml:space="preserve">escapeHtml </w:t>
            </w:r>
            <w:r>
              <w:rPr>
                <w:rFonts w:hint="eastAsia" w:ascii="宋体" w:hAnsi="宋体" w:cs="宋体"/>
                <w:color w:val="auto"/>
                <w:kern w:val="0"/>
                <w:sz w:val="22"/>
                <w:szCs w:val="22"/>
                <w:highlight w:val="none"/>
                <w:u w:val="single"/>
              </w:rPr>
              <w:fldChar w:fldCharType="end"/>
            </w:r>
          </w:p>
        </w:tc>
        <w:tc>
          <w:tcPr>
            <w:tcW w:w="4280" w:type="dxa"/>
            <w:tcBorders>
              <w:top w:val="single" w:color="ECE9D8" w:sz="4" w:space="0"/>
              <w:left w:val="single" w:color="ECE9D8" w:sz="4" w:space="0"/>
              <w:bottom w:val="single" w:color="000000" w:sz="8" w:space="0"/>
              <w:right w:val="single" w:color="000000" w:sz="8" w:space="0"/>
            </w:tcBorders>
            <w:shd w:val="clear" w:color="auto" w:fill="auto"/>
            <w:vAlign w:val="center"/>
          </w:tcPr>
          <w:p>
            <w:pPr>
              <w:widowControl/>
              <w:jc w:val="left"/>
              <w:rPr>
                <w:rFonts w:ascii="宋体" w:hAnsi="宋体" w:cs="宋体"/>
                <w:color w:val="auto"/>
                <w:kern w:val="0"/>
                <w:sz w:val="18"/>
                <w:szCs w:val="18"/>
                <w:highlight w:val="none"/>
              </w:rPr>
            </w:pPr>
            <w:r>
              <w:rPr>
                <w:rFonts w:hint="eastAsia" w:ascii="宋体" w:hAnsi="宋体" w:cs="宋体"/>
                <w:color w:val="auto"/>
                <w:kern w:val="0"/>
                <w:sz w:val="18"/>
                <w:szCs w:val="18"/>
                <w:highlight w:val="none"/>
              </w:rPr>
              <w:t xml:space="preserve">Encode strings using HTML encoding </w:t>
            </w:r>
          </w:p>
        </w:tc>
      </w:tr>
    </w:tbl>
    <w:p>
      <w:pPr>
        <w:widowControl/>
        <w:spacing w:before="100" w:beforeAutospacing="1" w:after="100" w:afterAutospacing="1"/>
        <w:jc w:val="left"/>
        <w:rPr>
          <w:rFonts w:ascii="宋体" w:hAnsi="宋体" w:cs="宋体"/>
          <w:color w:val="auto"/>
          <w:kern w:val="0"/>
          <w:highlight w:val="none"/>
        </w:rPr>
      </w:pPr>
    </w:p>
    <w:p>
      <w:pPr>
        <w:rPr>
          <w:color w:val="auto"/>
          <w:highlight w:val="none"/>
        </w:rPr>
      </w:pPr>
    </w:p>
    <w:p>
      <w:pPr>
        <w:pStyle w:val="3"/>
        <w:rPr>
          <w:color w:val="auto"/>
          <w:highlight w:val="none"/>
        </w:rPr>
      </w:pPr>
      <w:bookmarkStart w:id="32" w:name="_Toc21009"/>
      <w:r>
        <w:rPr>
          <w:color w:val="auto"/>
          <w:highlight w:val="none"/>
        </w:rPr>
        <w:t>JMeter</w:t>
      </w:r>
      <w:r>
        <w:rPr>
          <w:rFonts w:hint="eastAsia"/>
          <w:color w:val="auto"/>
          <w:highlight w:val="none"/>
        </w:rPr>
        <w:t>关联</w:t>
      </w:r>
      <w:bookmarkEnd w:id="32"/>
    </w:p>
    <w:p>
      <w:pPr>
        <w:pStyle w:val="16"/>
        <w:spacing w:before="156" w:after="156"/>
        <w:ind w:firstLine="420"/>
        <w:rPr>
          <w:color w:val="auto"/>
          <w:kern w:val="0"/>
          <w:highlight w:val="none"/>
        </w:rPr>
      </w:pPr>
      <w:r>
        <w:rPr>
          <w:color w:val="auto"/>
          <w:kern w:val="0"/>
          <w:highlight w:val="none"/>
        </w:rPr>
        <w:t>JMeter</w:t>
      </w:r>
      <w:r>
        <w:rPr>
          <w:rFonts w:hint="eastAsia"/>
          <w:color w:val="auto"/>
          <w:kern w:val="0"/>
          <w:highlight w:val="none"/>
        </w:rPr>
        <w:t>也有类似于</w:t>
      </w:r>
      <w:r>
        <w:rPr>
          <w:color w:val="auto"/>
          <w:kern w:val="0"/>
          <w:highlight w:val="none"/>
        </w:rPr>
        <w:t>LoadRunner</w:t>
      </w:r>
      <w:r>
        <w:rPr>
          <w:rFonts w:hint="eastAsia"/>
          <w:color w:val="auto"/>
          <w:kern w:val="0"/>
          <w:highlight w:val="none"/>
        </w:rPr>
        <w:t>的关联，不过</w:t>
      </w:r>
      <w:r>
        <w:rPr>
          <w:color w:val="auto"/>
          <w:kern w:val="0"/>
          <w:highlight w:val="none"/>
        </w:rPr>
        <w:t>JMeter</w:t>
      </w:r>
      <w:r>
        <w:rPr>
          <w:rFonts w:hint="eastAsia"/>
          <w:color w:val="auto"/>
          <w:kern w:val="0"/>
          <w:highlight w:val="none"/>
        </w:rPr>
        <w:t>的关联是用基于正则表达式和</w:t>
      </w:r>
      <w:r>
        <w:rPr>
          <w:color w:val="auto"/>
          <w:kern w:val="0"/>
          <w:highlight w:val="none"/>
        </w:rPr>
        <w:t>XPath Extracto</w:t>
      </w:r>
      <w:r>
        <w:rPr>
          <w:rFonts w:hint="eastAsia"/>
          <w:color w:val="auto"/>
          <w:kern w:val="0"/>
          <w:highlight w:val="none"/>
        </w:rPr>
        <w:t>等实现的。</w:t>
      </w:r>
    </w:p>
    <w:p>
      <w:pPr>
        <w:pStyle w:val="16"/>
        <w:spacing w:before="156" w:after="156"/>
        <w:ind w:firstLine="420"/>
        <w:rPr>
          <w:color w:val="auto"/>
          <w:kern w:val="0"/>
          <w:highlight w:val="none"/>
        </w:rPr>
      </w:pPr>
      <w:r>
        <w:rPr>
          <w:rFonts w:hint="eastAsia"/>
          <w:color w:val="auto"/>
          <w:kern w:val="0"/>
          <w:highlight w:val="none"/>
        </w:rPr>
        <w:t>现在想把之前测试结果值中返回的“besttest”（见图</w:t>
      </w:r>
      <w:r>
        <w:rPr>
          <w:color w:val="auto"/>
          <w:kern w:val="0"/>
          <w:highlight w:val="none"/>
        </w:rPr>
        <w:t>5-1</w:t>
      </w:r>
      <w:r>
        <w:rPr>
          <w:rFonts w:hint="eastAsia"/>
          <w:color w:val="auto"/>
          <w:kern w:val="0"/>
          <w:highlight w:val="none"/>
        </w:rPr>
        <w:t>2）做为关联值获取以便后面需要用到的地方进行使用，比如这里需要将“</w:t>
      </w:r>
      <w:r>
        <w:rPr>
          <w:color w:val="auto"/>
          <w:kern w:val="0"/>
          <w:highlight w:val="none"/>
        </w:rPr>
        <w:t>wd=</w:t>
      </w:r>
      <w:r>
        <w:rPr>
          <w:rFonts w:hint="eastAsia"/>
          <w:color w:val="auto"/>
          <w:kern w:val="0"/>
          <w:highlight w:val="none"/>
        </w:rPr>
        <w:t xml:space="preserve"> besttest</w:t>
      </w:r>
      <w:r>
        <w:rPr>
          <w:color w:val="auto"/>
          <w:kern w:val="0"/>
          <w:highlight w:val="none"/>
        </w:rPr>
        <w:t>&amp;ie=utf-8</w:t>
      </w:r>
      <w:r>
        <w:rPr>
          <w:rFonts w:hint="eastAsia"/>
          <w:color w:val="auto"/>
          <w:kern w:val="0"/>
          <w:highlight w:val="none"/>
        </w:rPr>
        <w:t>”中返回的“besttest”进行关联。</w:t>
      </w:r>
    </w:p>
    <w:p>
      <w:pPr>
        <w:spacing w:before="156" w:after="156"/>
        <w:ind w:left="420"/>
        <w:rPr>
          <w:color w:val="auto"/>
          <w:highlight w:val="none"/>
        </w:rPr>
      </w:pPr>
      <w:r>
        <w:rPr>
          <w:color w:val="auto"/>
          <w:highlight w:val="none"/>
        </w:rPr>
        <w:drawing>
          <wp:inline distT="0" distB="0" distL="114300" distR="114300">
            <wp:extent cx="4505325" cy="25241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2"/>
                    <a:stretch>
                      <a:fillRect/>
                    </a:stretch>
                  </pic:blipFill>
                  <pic:spPr>
                    <a:xfrm>
                      <a:off x="0" y="0"/>
                      <a:ext cx="4505325" cy="2524125"/>
                    </a:xfrm>
                    <a:prstGeom prst="rect">
                      <a:avLst/>
                    </a:prstGeom>
                    <a:noFill/>
                    <a:ln w="9525">
                      <a:noFill/>
                      <a:miter/>
                    </a:ln>
                  </pic:spPr>
                </pic:pic>
              </a:graphicData>
            </a:graphic>
          </wp:inline>
        </w:drawing>
      </w:r>
    </w:p>
    <w:p>
      <w:pPr>
        <w:spacing w:before="156" w:after="156"/>
        <w:ind w:firstLine="360"/>
        <w:jc w:val="center"/>
        <w:rPr>
          <w:rFonts w:ascii="黑体" w:hAnsi="黑体" w:eastAsia="黑体" w:cs="黑体"/>
          <w:color w:val="auto"/>
          <w:sz w:val="18"/>
          <w:szCs w:val="18"/>
          <w:highlight w:val="none"/>
        </w:rPr>
      </w:pPr>
      <w:r>
        <w:rPr>
          <w:rFonts w:ascii="黑体" w:hAnsi="黑体" w:eastAsia="黑体" w:cs="黑体"/>
          <w:color w:val="auto"/>
          <w:sz w:val="18"/>
          <w:szCs w:val="18"/>
          <w:highlight w:val="none"/>
        </w:rPr>
        <w:t>5-1</w:t>
      </w:r>
      <w:r>
        <w:rPr>
          <w:rFonts w:hint="eastAsia" w:ascii="黑体" w:hAnsi="黑体" w:eastAsia="黑体" w:cs="黑体"/>
          <w:color w:val="auto"/>
          <w:sz w:val="18"/>
          <w:szCs w:val="18"/>
          <w:highlight w:val="none"/>
        </w:rPr>
        <w:t>2</w:t>
      </w:r>
      <w:r>
        <w:rPr>
          <w:rFonts w:ascii="黑体" w:hAnsi="黑体" w:eastAsia="黑体" w:cs="黑体"/>
          <w:color w:val="auto"/>
          <w:sz w:val="18"/>
          <w:szCs w:val="18"/>
          <w:highlight w:val="none"/>
        </w:rPr>
        <w:t xml:space="preserve"> JMeter</w:t>
      </w:r>
      <w:r>
        <w:rPr>
          <w:rFonts w:hint="eastAsia" w:ascii="黑体" w:hAnsi="黑体" w:eastAsia="黑体" w:cs="黑体"/>
          <w:color w:val="auto"/>
          <w:sz w:val="18"/>
          <w:szCs w:val="18"/>
          <w:highlight w:val="none"/>
        </w:rPr>
        <w:t>返回值进行关联</w:t>
      </w:r>
    </w:p>
    <w:p>
      <w:pPr>
        <w:widowControl/>
        <w:spacing w:before="156" w:after="156"/>
        <w:ind w:left="420" w:firstLine="420"/>
        <w:jc w:val="left"/>
        <w:rPr>
          <w:rFonts w:ascii="宋体" w:hAnsi="宋体" w:cs="宋体"/>
          <w:color w:val="auto"/>
          <w:kern w:val="0"/>
          <w:szCs w:val="21"/>
          <w:highlight w:val="none"/>
        </w:rPr>
      </w:pPr>
      <w:r>
        <w:rPr>
          <w:rFonts w:hint="eastAsia" w:ascii="宋体" w:hAnsi="宋体" w:cs="宋体"/>
          <w:color w:val="auto"/>
          <w:kern w:val="0"/>
          <w:szCs w:val="21"/>
          <w:highlight w:val="none"/>
        </w:rPr>
        <w:t>首先在需要获得数据的请求上右击添加一个后置处理器</w:t>
      </w:r>
      <w:r>
        <w:rPr>
          <w:rFonts w:ascii="宋体" w:hAnsi="宋体" w:cs="宋体"/>
          <w:color w:val="auto"/>
          <w:kern w:val="0"/>
          <w:szCs w:val="21"/>
          <w:highlight w:val="none"/>
        </w:rPr>
        <w:t>→</w:t>
      </w:r>
      <w:r>
        <w:rPr>
          <w:rFonts w:hint="eastAsia" w:ascii="宋体" w:hAnsi="宋体" w:cs="宋体"/>
          <w:color w:val="auto"/>
          <w:kern w:val="0"/>
          <w:szCs w:val="21"/>
          <w:highlight w:val="none"/>
        </w:rPr>
        <w:t>→正则表达式提取器，如图</w:t>
      </w:r>
      <w:r>
        <w:rPr>
          <w:rFonts w:ascii="宋体" w:hAnsi="宋体" w:cs="宋体"/>
          <w:color w:val="auto"/>
          <w:kern w:val="0"/>
          <w:szCs w:val="21"/>
          <w:highlight w:val="none"/>
        </w:rPr>
        <w:t>5-1</w:t>
      </w:r>
      <w:r>
        <w:rPr>
          <w:rFonts w:hint="eastAsia" w:ascii="宋体" w:hAnsi="宋体" w:cs="宋体"/>
          <w:color w:val="auto"/>
          <w:kern w:val="0"/>
          <w:szCs w:val="21"/>
          <w:highlight w:val="none"/>
        </w:rPr>
        <w:t>3所示：</w:t>
      </w:r>
    </w:p>
    <w:p>
      <w:pPr>
        <w:spacing w:before="156" w:after="156"/>
        <w:ind w:left="420"/>
        <w:rPr>
          <w:color w:val="auto"/>
          <w:highlight w:val="none"/>
        </w:rPr>
      </w:pPr>
      <w:r>
        <w:rPr>
          <w:color w:val="auto"/>
          <w:highlight w:val="none"/>
        </w:rPr>
        <w:drawing>
          <wp:inline distT="0" distB="0" distL="114300" distR="114300">
            <wp:extent cx="6343650" cy="35623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3"/>
                    <a:stretch>
                      <a:fillRect/>
                    </a:stretch>
                  </pic:blipFill>
                  <pic:spPr>
                    <a:xfrm>
                      <a:off x="0" y="0"/>
                      <a:ext cx="6343650" cy="3562350"/>
                    </a:xfrm>
                    <a:prstGeom prst="rect">
                      <a:avLst/>
                    </a:prstGeom>
                    <a:noFill/>
                    <a:ln w="9525">
                      <a:noFill/>
                      <a:miter/>
                    </a:ln>
                  </pic:spPr>
                </pic:pic>
              </a:graphicData>
            </a:graphic>
          </wp:inline>
        </w:drawing>
      </w:r>
    </w:p>
    <w:p>
      <w:pPr>
        <w:spacing w:before="156" w:after="156"/>
        <w:ind w:firstLine="360"/>
        <w:jc w:val="center"/>
        <w:rPr>
          <w:rFonts w:ascii="黑体" w:hAnsi="黑体" w:eastAsia="黑体" w:cs="黑体"/>
          <w:color w:val="auto"/>
          <w:sz w:val="18"/>
          <w:szCs w:val="18"/>
          <w:highlight w:val="none"/>
        </w:rPr>
      </w:pPr>
      <w:r>
        <w:rPr>
          <w:rFonts w:ascii="黑体" w:hAnsi="黑体" w:eastAsia="黑体" w:cs="黑体"/>
          <w:color w:val="auto"/>
          <w:sz w:val="18"/>
          <w:szCs w:val="18"/>
          <w:highlight w:val="none"/>
        </w:rPr>
        <w:t>5-1</w:t>
      </w:r>
      <w:r>
        <w:rPr>
          <w:rFonts w:hint="eastAsia" w:ascii="黑体" w:hAnsi="黑体" w:eastAsia="黑体" w:cs="黑体"/>
          <w:color w:val="auto"/>
          <w:sz w:val="18"/>
          <w:szCs w:val="18"/>
          <w:highlight w:val="none"/>
        </w:rPr>
        <w:t>3</w:t>
      </w:r>
      <w:r>
        <w:rPr>
          <w:rFonts w:ascii="黑体" w:hAnsi="黑体" w:eastAsia="黑体" w:cs="黑体"/>
          <w:color w:val="auto"/>
          <w:sz w:val="18"/>
          <w:szCs w:val="18"/>
          <w:highlight w:val="none"/>
        </w:rPr>
        <w:t xml:space="preserve"> JMeter</w:t>
      </w:r>
      <w:r>
        <w:rPr>
          <w:rFonts w:hint="eastAsia" w:ascii="黑体" w:hAnsi="黑体" w:eastAsia="黑体" w:cs="黑体"/>
          <w:color w:val="auto"/>
          <w:sz w:val="18"/>
          <w:szCs w:val="18"/>
          <w:highlight w:val="none"/>
        </w:rPr>
        <w:t xml:space="preserve"> 正则表达式</w:t>
      </w:r>
    </w:p>
    <w:p>
      <w:pPr>
        <w:spacing w:before="156" w:after="156"/>
        <w:ind w:firstLine="420"/>
        <w:jc w:val="left"/>
        <w:rPr>
          <w:color w:val="auto"/>
          <w:szCs w:val="21"/>
          <w:highlight w:val="none"/>
        </w:rPr>
      </w:pPr>
      <w:r>
        <w:rPr>
          <w:rFonts w:hint="eastAsia"/>
          <w:color w:val="auto"/>
          <w:szCs w:val="21"/>
          <w:highlight w:val="none"/>
        </w:rPr>
        <w:t>正则表达式相关界面解释如下：</w:t>
      </w:r>
    </w:p>
    <w:p>
      <w:pPr>
        <w:numPr>
          <w:ilvl w:val="0"/>
          <w:numId w:val="13"/>
        </w:numPr>
        <w:tabs>
          <w:tab w:val="left" w:pos="420"/>
        </w:tabs>
        <w:spacing w:before="156" w:after="156"/>
        <w:rPr>
          <w:color w:val="auto"/>
          <w:highlight w:val="none"/>
        </w:rPr>
      </w:pPr>
      <w:r>
        <w:rPr>
          <w:rFonts w:hint="eastAsia"/>
          <w:b/>
          <w:color w:val="auto"/>
          <w:highlight w:val="none"/>
        </w:rPr>
        <w:t>名称：</w:t>
      </w:r>
      <w:r>
        <w:rPr>
          <w:rFonts w:hint="eastAsia"/>
          <w:color w:val="auto"/>
          <w:highlight w:val="none"/>
        </w:rPr>
        <w:t>取一个有代表性的名字即可；--随意</w:t>
      </w:r>
    </w:p>
    <w:p>
      <w:pPr>
        <w:numPr>
          <w:ilvl w:val="0"/>
          <w:numId w:val="13"/>
        </w:numPr>
        <w:tabs>
          <w:tab w:val="left" w:pos="420"/>
        </w:tabs>
        <w:spacing w:before="156" w:after="156"/>
        <w:ind w:left="482" w:hanging="482" w:hangingChars="200"/>
        <w:rPr>
          <w:color w:val="auto"/>
          <w:highlight w:val="none"/>
        </w:rPr>
      </w:pPr>
      <w:r>
        <w:rPr>
          <w:rFonts w:hint="eastAsia"/>
          <w:b/>
          <w:color w:val="auto"/>
          <w:highlight w:val="none"/>
        </w:rPr>
        <w:t>注释：</w:t>
      </w:r>
      <w:r>
        <w:rPr>
          <w:rFonts w:hint="eastAsia"/>
          <w:color w:val="auto"/>
          <w:highlight w:val="none"/>
        </w:rPr>
        <w:t>对本次正则表达式的注释，注释自己能理解的意思即可；--随意</w:t>
      </w:r>
    </w:p>
    <w:p>
      <w:pPr>
        <w:numPr>
          <w:ilvl w:val="0"/>
          <w:numId w:val="13"/>
        </w:numPr>
        <w:tabs>
          <w:tab w:val="left" w:pos="420"/>
        </w:tabs>
        <w:spacing w:before="156" w:after="156"/>
        <w:ind w:left="482" w:hanging="482" w:hangingChars="200"/>
        <w:rPr>
          <w:color w:val="auto"/>
          <w:highlight w:val="none"/>
        </w:rPr>
      </w:pPr>
      <w:r>
        <w:rPr>
          <w:rFonts w:hint="eastAsia"/>
          <w:b/>
          <w:color w:val="auto"/>
          <w:highlight w:val="none"/>
        </w:rPr>
        <w:t>Apply to：</w:t>
      </w:r>
      <w:r>
        <w:rPr>
          <w:rFonts w:hint="eastAsia"/>
          <w:color w:val="auto"/>
          <w:highlight w:val="none"/>
        </w:rPr>
        <w:t>默认即可；对哪个生效</w:t>
      </w:r>
    </w:p>
    <w:p>
      <w:pPr>
        <w:numPr>
          <w:ilvl w:val="0"/>
          <w:numId w:val="13"/>
        </w:numPr>
        <w:tabs>
          <w:tab w:val="left" w:pos="420"/>
        </w:tabs>
        <w:spacing w:before="156" w:after="156"/>
        <w:ind w:left="482" w:hanging="482" w:hangingChars="200"/>
        <w:rPr>
          <w:color w:val="auto"/>
          <w:highlight w:val="none"/>
        </w:rPr>
      </w:pPr>
      <w:r>
        <w:rPr>
          <w:rFonts w:hint="eastAsia"/>
          <w:b/>
          <w:color w:val="auto"/>
          <w:highlight w:val="none"/>
        </w:rPr>
        <w:t>要检查的响应字段(默认主体)：</w:t>
      </w:r>
      <w:r>
        <w:rPr>
          <w:rFonts w:hint="eastAsia"/>
          <w:color w:val="auto"/>
          <w:highlight w:val="none"/>
        </w:rPr>
        <w:t>跟LoadRunner中tree视图有点类似，表示在那哪个地方进行正则表达式的提取，一般选择主体即可；</w:t>
      </w:r>
    </w:p>
    <w:p>
      <w:pPr>
        <w:numPr>
          <w:ilvl w:val="0"/>
          <w:numId w:val="13"/>
        </w:numPr>
        <w:tabs>
          <w:tab w:val="left" w:pos="420"/>
        </w:tabs>
        <w:spacing w:before="156" w:after="156"/>
        <w:ind w:left="482" w:hanging="482" w:hangingChars="200"/>
        <w:rPr>
          <w:color w:val="auto"/>
          <w:highlight w:val="none"/>
        </w:rPr>
      </w:pPr>
      <w:r>
        <w:rPr>
          <w:rFonts w:hint="eastAsia"/>
          <w:b/>
          <w:color w:val="auto"/>
          <w:highlight w:val="none"/>
        </w:rPr>
        <w:t>应用名称：</w:t>
      </w:r>
      <w:r>
        <w:rPr>
          <w:rFonts w:hint="eastAsia"/>
          <w:color w:val="auto"/>
          <w:highlight w:val="none"/>
        </w:rPr>
        <w:t>其他地方引用</w:t>
      </w:r>
      <w:r>
        <w:rPr>
          <w:rFonts w:ascii="Helvetica" w:hAnsi="宋体"/>
          <w:color w:val="auto"/>
          <w:highlight w:val="none"/>
          <w:shd w:val="clear" w:color="auto" w:fill="FFFFFF"/>
        </w:rPr>
        <w:t>提取值的变量名称，</w:t>
      </w:r>
      <w:r>
        <w:rPr>
          <w:rFonts w:hint="eastAsia" w:ascii="Helvetica" w:hAnsi="宋体"/>
          <w:color w:val="auto"/>
          <w:highlight w:val="none"/>
          <w:shd w:val="clear" w:color="auto" w:fill="FFFFFF"/>
        </w:rPr>
        <w:t>这里</w:t>
      </w:r>
      <w:r>
        <w:rPr>
          <w:rFonts w:ascii="Helvetica" w:hAnsi="宋体"/>
          <w:color w:val="auto"/>
          <w:highlight w:val="none"/>
          <w:shd w:val="clear" w:color="auto" w:fill="FFFFFF"/>
        </w:rPr>
        <w:t>如填写的是：</w:t>
      </w:r>
      <w:r>
        <w:rPr>
          <w:rFonts w:hint="eastAsia" w:ascii="Helvetica" w:hAnsi="宋体"/>
          <w:color w:val="auto"/>
          <w:highlight w:val="none"/>
          <w:shd w:val="clear" w:color="auto" w:fill="FFFFFF"/>
        </w:rPr>
        <w:t>BT</w:t>
      </w:r>
      <w:r>
        <w:rPr>
          <w:rFonts w:ascii="Helvetica" w:hAnsi="宋体"/>
          <w:color w:val="auto"/>
          <w:highlight w:val="none"/>
          <w:shd w:val="clear" w:color="auto" w:fill="FFFFFF"/>
        </w:rPr>
        <w:t>，</w:t>
      </w:r>
      <w:r>
        <w:rPr>
          <w:rFonts w:hint="eastAsia" w:ascii="Helvetica" w:hAnsi="宋体"/>
          <w:color w:val="auto"/>
          <w:highlight w:val="none"/>
          <w:shd w:val="clear" w:color="auto" w:fill="FFFFFF"/>
        </w:rPr>
        <w:t>那么其他地方</w:t>
      </w:r>
      <w:r>
        <w:rPr>
          <w:rFonts w:ascii="Helvetica" w:hAnsi="宋体"/>
          <w:color w:val="auto"/>
          <w:highlight w:val="none"/>
          <w:shd w:val="clear" w:color="auto" w:fill="FFFFFF"/>
        </w:rPr>
        <w:t>具体的引用方式是${</w:t>
      </w:r>
      <w:r>
        <w:rPr>
          <w:rFonts w:hint="eastAsia" w:ascii="Helvetica" w:hAnsi="宋体"/>
          <w:color w:val="auto"/>
          <w:highlight w:val="none"/>
          <w:shd w:val="clear" w:color="auto" w:fill="FFFFFF"/>
        </w:rPr>
        <w:t>BT</w:t>
      </w:r>
      <w:r>
        <w:rPr>
          <w:rFonts w:ascii="Helvetica" w:hAnsi="宋体"/>
          <w:color w:val="auto"/>
          <w:highlight w:val="none"/>
          <w:shd w:val="clear" w:color="auto" w:fill="FFFFFF"/>
        </w:rPr>
        <w:t>}</w:t>
      </w:r>
      <w:r>
        <w:rPr>
          <w:rFonts w:hint="eastAsia" w:ascii="Helvetica" w:hAnsi="宋体"/>
          <w:color w:val="auto"/>
          <w:highlight w:val="none"/>
          <w:shd w:val="clear" w:color="auto" w:fill="FFFFFF"/>
        </w:rPr>
        <w:t>；</w:t>
      </w:r>
      <w:r>
        <w:rPr>
          <w:rFonts w:hint="eastAsia" w:ascii="Helvetica" w:hAnsi="宋体"/>
          <w:b/>
          <w:color w:val="auto"/>
          <w:highlight w:val="none"/>
          <w:shd w:val="clear" w:color="auto" w:fill="FFFFFF"/>
        </w:rPr>
        <w:t>--关联名</w:t>
      </w:r>
    </w:p>
    <w:p>
      <w:pPr>
        <w:numPr>
          <w:ilvl w:val="0"/>
          <w:numId w:val="13"/>
        </w:numPr>
        <w:tabs>
          <w:tab w:val="left" w:pos="420"/>
        </w:tabs>
        <w:spacing w:before="156" w:after="156"/>
        <w:ind w:left="480" w:hanging="480" w:hangingChars="200"/>
        <w:rPr>
          <w:color w:val="auto"/>
          <w:highlight w:val="none"/>
        </w:rPr>
      </w:pPr>
      <w:r>
        <w:rPr>
          <w:rFonts w:hint="eastAsia"/>
          <w:color w:val="auto"/>
          <w:highlight w:val="none"/>
        </w:rPr>
        <w:t>正则表达式（</w:t>
      </w:r>
      <w:r>
        <w:rPr>
          <w:color w:val="auto"/>
          <w:highlight w:val="none"/>
        </w:rPr>
        <w:t>正则表达式中()括起来的部分就是要提取的</w:t>
      </w:r>
      <w:r>
        <w:rPr>
          <w:rFonts w:hint="eastAsia"/>
          <w:color w:val="auto"/>
          <w:highlight w:val="none"/>
        </w:rPr>
        <w:t>）：</w:t>
      </w:r>
      <w:r>
        <w:rPr>
          <w:rFonts w:hint="eastAsia"/>
          <w:color w:val="auto"/>
          <w:highlight w:val="none"/>
        </w:rPr>
        <w:t>提取的正则表达式主体，这里是wd=(.*)&amp;ie=utf-8；(.*)表示要提取的内容，wd=相当于LoadRunner中的左边界，&amp;ie=utf-8相当于LoadRunner中的右边界；</w:t>
      </w:r>
      <w:r>
        <w:rPr>
          <w:color w:val="auto"/>
          <w:highlight w:val="none"/>
        </w:rPr>
        <w:t>,</w:t>
      </w:r>
      <w:r>
        <w:rPr>
          <w:rFonts w:hint="eastAsia"/>
          <w:color w:val="auto"/>
          <w:highlight w:val="none"/>
        </w:rPr>
        <w:t>如果碰到返回结果值是多个相同的导致结果这时候用正则中的</w:t>
      </w:r>
      <w:r>
        <w:rPr>
          <w:color w:val="auto"/>
          <w:highlight w:val="none"/>
        </w:rPr>
        <w:t>”?”</w:t>
      </w:r>
      <w:r>
        <w:rPr>
          <w:rFonts w:hint="eastAsia"/>
          <w:color w:val="auto"/>
          <w:highlight w:val="none"/>
        </w:rPr>
        <w:t>代替“</w:t>
      </w:r>
      <w:r>
        <w:rPr>
          <w:color w:val="auto"/>
          <w:highlight w:val="none"/>
        </w:rPr>
        <w:t>.*</w:t>
      </w:r>
      <w:r>
        <w:rPr>
          <w:rFonts w:hint="eastAsia"/>
          <w:color w:val="auto"/>
          <w:highlight w:val="none"/>
        </w:rPr>
        <w:t>”</w:t>
      </w:r>
      <w:r>
        <w:rPr>
          <w:color w:val="auto"/>
          <w:highlight w:val="none"/>
        </w:rPr>
        <w:t>,代表找到第一个匹配项后停止,</w:t>
      </w:r>
      <w:r>
        <w:rPr>
          <w:rFonts w:hint="eastAsia"/>
          <w:color w:val="auto"/>
          <w:highlight w:val="none"/>
        </w:rPr>
        <w:t>比如</w:t>
      </w:r>
      <w:r>
        <w:rPr>
          <w:color w:val="auto"/>
          <w:highlight w:val="none"/>
        </w:rPr>
        <w:t>parent.location='/bugfree/case/(.+?)';</w:t>
      </w:r>
    </w:p>
    <w:p>
      <w:pPr>
        <w:tabs>
          <w:tab w:val="left" w:pos="420"/>
        </w:tabs>
        <w:spacing w:before="156" w:after="156"/>
        <w:rPr>
          <w:color w:val="auto"/>
          <w:highlight w:val="none"/>
        </w:rPr>
      </w:pPr>
      <w:r>
        <w:rPr>
          <w:rFonts w:hint="eastAsia"/>
          <w:color w:val="auto"/>
          <w:highlight w:val="none"/>
        </w:rPr>
        <w:t>提取的内容里的内容有：</w:t>
      </w:r>
    </w:p>
    <w:p>
      <w:pPr>
        <w:numPr>
          <w:ilvl w:val="0"/>
          <w:numId w:val="14"/>
        </w:numPr>
        <w:tabs>
          <w:tab w:val="left" w:pos="420"/>
        </w:tabs>
        <w:spacing w:before="156" w:after="156"/>
        <w:rPr>
          <w:color w:val="auto"/>
          <w:highlight w:val="none"/>
        </w:rPr>
      </w:pPr>
      <w:r>
        <w:rPr>
          <w:rFonts w:hint="eastAsia"/>
          <w:color w:val="auto"/>
          <w:highlight w:val="none"/>
        </w:rPr>
        <w:t xml:space="preserve">name="file" value="(.+?)"&gt;   </w:t>
      </w:r>
      <w:r>
        <w:rPr>
          <w:color w:val="auto"/>
          <w:highlight w:val="none"/>
        </w:rPr>
        <w:t>name="file" value="([^"]+)"&gt;</w:t>
      </w:r>
    </w:p>
    <w:p>
      <w:pPr>
        <w:widowControl/>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上面用到的特殊字符包括如下几个。</w:t>
      </w:r>
    </w:p>
    <w:p>
      <w:pPr>
        <w:widowControl/>
        <w:numPr>
          <w:ilvl w:val="0"/>
          <w:numId w:val="15"/>
        </w:numPr>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 和 )：封装了待返回的匹配字符串。</w:t>
      </w:r>
    </w:p>
    <w:p>
      <w:pPr>
        <w:widowControl/>
        <w:numPr>
          <w:ilvl w:val="0"/>
          <w:numId w:val="15"/>
        </w:numPr>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.：匹配任何字符。</w:t>
      </w:r>
    </w:p>
    <w:p>
      <w:pPr>
        <w:widowControl/>
        <w:numPr>
          <w:ilvl w:val="0"/>
          <w:numId w:val="15"/>
        </w:numPr>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+：一次或多次。</w:t>
      </w:r>
    </w:p>
    <w:p>
      <w:pPr>
        <w:widowControl/>
        <w:numPr>
          <w:ilvl w:val="0"/>
          <w:numId w:val="15"/>
        </w:numPr>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?：不要太贪婪，在找到第一个匹配项</w:t>
      </w:r>
      <w:r>
        <w:rPr>
          <w:rFonts w:hint="eastAsia" w:ascii="宋体" w:hAnsi="宋体" w:cs="宋体"/>
          <w:color w:val="auto"/>
          <w:kern w:val="0"/>
          <w:highlight w:val="none"/>
        </w:rPr>
        <w:t>（左边界）</w:t>
      </w:r>
      <w:r>
        <w:rPr>
          <w:rFonts w:ascii="宋体" w:hAnsi="宋体" w:cs="宋体"/>
          <w:color w:val="auto"/>
          <w:kern w:val="0"/>
          <w:highlight w:val="none"/>
        </w:rPr>
        <w:t>后停止。</w:t>
      </w:r>
      <w:r>
        <w:rPr>
          <w:rFonts w:hint="eastAsia" w:ascii="宋体" w:hAnsi="宋体" w:cs="宋体"/>
          <w:color w:val="auto"/>
          <w:kern w:val="0"/>
          <w:highlight w:val="none"/>
        </w:rPr>
        <w:t>（</w:t>
      </w:r>
      <w:r>
        <w:rPr>
          <w:color w:val="auto"/>
          <w:highlight w:val="none"/>
        </w:rPr>
        <w:t>如果没有?，在找到第一个"&gt;后</w:t>
      </w:r>
      <w:r>
        <w:rPr>
          <w:rFonts w:hint="eastAsia"/>
          <w:color w:val="auto"/>
          <w:highlight w:val="none"/>
        </w:rPr>
        <w:t>（左边界）</w:t>
      </w:r>
      <w:r>
        <w:rPr>
          <w:color w:val="auto"/>
          <w:highlight w:val="none"/>
        </w:rPr>
        <w:t>，会继续寻找，直到最后一个"&gt;，这么做很可能不是测试人员期望的。</w:t>
      </w:r>
      <w:r>
        <w:rPr>
          <w:rFonts w:hint="eastAsia" w:ascii="宋体" w:hAnsi="宋体" w:cs="宋体"/>
          <w:color w:val="auto"/>
          <w:kern w:val="0"/>
          <w:highlight w:val="none"/>
        </w:rPr>
        <w:t>）</w:t>
      </w:r>
    </w:p>
    <w:p>
      <w:pPr>
        <w:widowControl/>
        <w:numPr>
          <w:ilvl w:val="0"/>
          <w:numId w:val="15"/>
        </w:numPr>
        <w:spacing w:before="100" w:beforeAutospacing="1" w:after="100" w:afterAutospacing="1"/>
        <w:jc w:val="left"/>
        <w:rPr>
          <w:rFonts w:ascii="宋体" w:hAnsi="宋体" w:cs="宋体"/>
          <w:color w:val="auto"/>
          <w:kern w:val="0"/>
          <w:highlight w:val="none"/>
        </w:rPr>
      </w:pPr>
      <w:r>
        <w:rPr>
          <w:rFonts w:hint="eastAsia" w:ascii="宋体" w:hAnsi="宋体" w:cs="宋体"/>
          <w:color w:val="auto"/>
          <w:kern w:val="0"/>
          <w:highlight w:val="none"/>
        </w:rPr>
        <w:t>*</w:t>
      </w:r>
    </w:p>
    <w:p>
      <w:pPr>
        <w:widowControl/>
        <w:numPr>
          <w:ilvl w:val="0"/>
          <w:numId w:val="15"/>
        </w:numPr>
        <w:spacing w:before="100" w:beforeAutospacing="1" w:after="100" w:afterAutospacing="1"/>
        <w:jc w:val="left"/>
        <w:rPr>
          <w:rFonts w:ascii="宋体" w:hAnsi="宋体" w:cs="宋体"/>
          <w:color w:val="auto"/>
          <w:kern w:val="0"/>
          <w:highlight w:val="none"/>
        </w:rPr>
      </w:pPr>
      <w:r>
        <w:rPr>
          <w:color w:val="auto"/>
          <w:highlight w:val="none"/>
        </w:rPr>
        <w:t>[^"]</w:t>
      </w:r>
      <w:r>
        <w:rPr>
          <w:rFonts w:hint="eastAsia"/>
          <w:color w:val="auto"/>
          <w:highlight w:val="none"/>
        </w:rPr>
        <w:t xml:space="preserve">  </w:t>
      </w:r>
      <w:r>
        <w:rPr>
          <w:color w:val="auto"/>
          <w:highlight w:val="none"/>
        </w:rPr>
        <w:t>其中[^"]-意味着匹配任何东西（除了"）。在这种情况下，匹配引擎在找到第一个右侧"后，就会停止搜索</w:t>
      </w:r>
      <w:r>
        <w:rPr>
          <w:rFonts w:hint="eastAsia"/>
          <w:color w:val="auto"/>
          <w:highlight w:val="none"/>
        </w:rPr>
        <w:t>（只要找到右侧就停止，不用找左侧）</w:t>
      </w:r>
      <w:r>
        <w:rPr>
          <w:color w:val="auto"/>
          <w:highlight w:val="none"/>
        </w:rPr>
        <w:t>。而上面例子中的匹配引擎会去寻找"&gt;。</w:t>
      </w:r>
    </w:p>
    <w:p>
      <w:pPr>
        <w:widowControl/>
        <w:numPr>
          <w:ilvl w:val="0"/>
          <w:numId w:val="14"/>
        </w:numPr>
        <w:spacing w:before="100" w:beforeAutospacing="1" w:after="100" w:afterAutospacing="1"/>
        <w:jc w:val="left"/>
        <w:rPr>
          <w:rFonts w:ascii="宋体" w:hAnsi="宋体" w:cs="宋体"/>
          <w:color w:val="auto"/>
          <w:kern w:val="0"/>
          <w:highlight w:val="none"/>
        </w:rPr>
      </w:pPr>
      <w:r>
        <w:rPr>
          <w:rFonts w:ascii="宋体" w:hAnsi="宋体" w:cs="宋体"/>
          <w:b/>
          <w:bCs/>
          <w:color w:val="auto"/>
          <w:kern w:val="0"/>
          <w:highlight w:val="none"/>
        </w:rPr>
        <w:t>提取多个字符串</w:t>
      </w:r>
    </w:p>
    <w:p>
      <w:pPr>
        <w:widowControl/>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假设测试人员期望匹配Web页面的如下部分：name="file" value="readme.txt"&gt;，并提取file.name和readme.txt。</w:t>
      </w:r>
    </w:p>
    <w:p>
      <w:pPr>
        <w:widowControl/>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一个符合要求的正则表达式：</w:t>
      </w:r>
    </w:p>
    <w:p>
      <w:pPr>
        <w:widowControl/>
        <w:numPr>
          <w:ilvl w:val="0"/>
          <w:numId w:val="16"/>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name="([^"]+)" value="([^"]+)" </w:t>
      </w:r>
    </w:p>
    <w:p>
      <w:pPr>
        <w:widowControl/>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这会创建两个组合，并可用于JMeter正则表达式模板，形如$1$ 和$2$。</w:t>
      </w:r>
    </w:p>
    <w:p>
      <w:pPr>
        <w:widowControl/>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JMeter正则表达式提取器会将组合的值放在指定变量中</w:t>
      </w:r>
      <w:r>
        <w:rPr>
          <w:rFonts w:hint="eastAsia" w:ascii="宋体" w:hAnsi="宋体" w:cs="宋体"/>
          <w:color w:val="auto"/>
          <w:kern w:val="0"/>
          <w:highlight w:val="none"/>
        </w:rPr>
        <w:t>。</w:t>
      </w:r>
    </w:p>
    <w:p>
      <w:pPr>
        <w:widowControl/>
        <w:numPr>
          <w:ilvl w:val="0"/>
          <w:numId w:val="14"/>
        </w:numPr>
        <w:spacing w:before="100" w:beforeAutospacing="1" w:after="100" w:afterAutospacing="1"/>
        <w:jc w:val="left"/>
        <w:rPr>
          <w:rFonts w:ascii="宋体" w:hAnsi="宋体" w:cs="宋体"/>
          <w:color w:val="auto"/>
          <w:kern w:val="0"/>
          <w:highlight w:val="none"/>
        </w:rPr>
      </w:pPr>
      <w:r>
        <w:rPr>
          <w:rFonts w:ascii="宋体" w:hAnsi="宋体" w:cs="宋体"/>
          <w:b/>
          <w:bCs/>
          <w:color w:val="auto"/>
          <w:kern w:val="0"/>
          <w:highlight w:val="none"/>
        </w:rPr>
        <w:t>关键字</w:t>
      </w:r>
    </w:p>
    <w:p>
      <w:pPr>
        <w:widowControl/>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正则表达式使用特定字符作为关键字，这些字符对正则表达式引擎有特殊意义。在字符串中使用这些字符必须进行转义（使用反斜杠"\"），目的是将它们当成原始字符，而非正则表达式的关键字。下面是关键字和它们的含义。</w:t>
      </w:r>
    </w:p>
    <w:p>
      <w:pPr>
        <w:widowControl/>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 )：组合。</w:t>
      </w:r>
    </w:p>
    <w:p>
      <w:pPr>
        <w:widowControl/>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 ]：字符集合。</w:t>
      </w:r>
    </w:p>
    <w:p>
      <w:pPr>
        <w:widowControl/>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 }：重复。</w:t>
      </w:r>
    </w:p>
    <w:p>
      <w:pPr>
        <w:widowControl/>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 ?：重复。</w:t>
      </w:r>
    </w:p>
    <w:p>
      <w:pPr>
        <w:widowControl/>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.：任意匹配字符。</w:t>
      </w:r>
    </w:p>
    <w:p>
      <w:pPr>
        <w:widowControl/>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\：转义字符。</w:t>
      </w:r>
    </w:p>
    <w:p>
      <w:pPr>
        <w:widowControl/>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 -：选择符。</w:t>
      </w:r>
    </w:p>
    <w:p>
      <w:pPr>
        <w:widowControl/>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 $：字符串或行的起始和结尾。</w:t>
      </w:r>
    </w:p>
    <w:p>
      <w:pPr>
        <w:widowControl/>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注意，ORO不支持\Q和\E关键字。</w:t>
      </w:r>
    </w:p>
    <w:p>
      <w:pPr>
        <w:widowControl/>
        <w:spacing w:before="100" w:beforeAutospacing="1" w:after="100" w:afterAutospacing="1"/>
        <w:jc w:val="left"/>
        <w:rPr>
          <w:rFonts w:ascii="宋体" w:hAnsi="宋体" w:cs="宋体"/>
          <w:color w:val="auto"/>
          <w:kern w:val="0"/>
          <w:highlight w:val="none"/>
        </w:rPr>
      </w:pPr>
    </w:p>
    <w:p>
      <w:pPr>
        <w:widowControl/>
        <w:spacing w:before="100" w:beforeAutospacing="1" w:after="100" w:afterAutospacing="1"/>
        <w:ind w:left="180"/>
        <w:jc w:val="left"/>
        <w:rPr>
          <w:rFonts w:ascii="宋体" w:hAnsi="宋体" w:cs="宋体"/>
          <w:color w:val="auto"/>
          <w:kern w:val="0"/>
          <w:highlight w:val="none"/>
        </w:rPr>
      </w:pPr>
    </w:p>
    <w:p>
      <w:pPr>
        <w:tabs>
          <w:tab w:val="left" w:pos="420"/>
        </w:tabs>
        <w:spacing w:before="156" w:after="156"/>
        <w:rPr>
          <w:color w:val="auto"/>
          <w:highlight w:val="none"/>
        </w:rPr>
      </w:pPr>
    </w:p>
    <w:p>
      <w:pPr>
        <w:numPr>
          <w:ilvl w:val="0"/>
          <w:numId w:val="13"/>
        </w:numPr>
        <w:tabs>
          <w:tab w:val="left" w:pos="420"/>
        </w:tabs>
        <w:spacing w:before="156" w:after="156"/>
        <w:ind w:left="482" w:hanging="482" w:hangingChars="200"/>
        <w:rPr>
          <w:rFonts w:ascii="Helvetica" w:hAnsi="宋体"/>
          <w:color w:val="auto"/>
          <w:highlight w:val="none"/>
          <w:shd w:val="clear" w:color="auto" w:fill="FFFFFF"/>
        </w:rPr>
      </w:pPr>
      <w:r>
        <w:rPr>
          <w:rFonts w:hint="eastAsia"/>
          <w:b/>
          <w:color w:val="auto"/>
          <w:highlight w:val="none"/>
        </w:rPr>
        <w:t>模板：</w:t>
      </w:r>
      <w:r>
        <w:rPr>
          <w:color w:val="auto"/>
          <w:highlight w:val="none"/>
        </w:rPr>
        <w:t>模板是使用提取到的第几个值。因为可能有多个值匹配，所以要使用模板。从 1 开始匹配，依次类推。这里只有一个，所以填写 $1$ 即可；</w:t>
      </w:r>
      <w:r>
        <w:rPr>
          <w:rFonts w:ascii="Helvetica" w:hAnsi="宋体"/>
          <w:color w:val="auto"/>
          <w:highlight w:val="none"/>
          <w:shd w:val="clear" w:color="auto" w:fill="FFFFFF"/>
        </w:rPr>
        <w:t>用$$引用起来，</w:t>
      </w:r>
      <w:r>
        <w:rPr>
          <w:color w:val="auto"/>
          <w:highlight w:val="none"/>
        </w:rPr>
        <w:t>如果在正则表达式中有多个提取表达式，则可以是$1$，$2$等等，表示解析到的第几个值给</w:t>
      </w:r>
      <w:r>
        <w:rPr>
          <w:rFonts w:hint="eastAsia"/>
          <w:color w:val="auto"/>
          <w:highlight w:val="none"/>
        </w:rPr>
        <w:t>提取到的变量</w:t>
      </w:r>
      <w:r>
        <w:rPr>
          <w:color w:val="auto"/>
          <w:highlight w:val="none"/>
        </w:rPr>
        <w:t>，正则表达式的提取模式，值从1开始，值0对应的是整个匹配的表达式</w:t>
      </w:r>
      <w:r>
        <w:rPr>
          <w:rFonts w:hint="eastAsia"/>
          <w:color w:val="auto"/>
          <w:highlight w:val="none"/>
        </w:rPr>
        <w:t>；</w:t>
      </w:r>
    </w:p>
    <w:p>
      <w:pPr>
        <w:numPr>
          <w:ilvl w:val="0"/>
          <w:numId w:val="13"/>
        </w:numPr>
        <w:tabs>
          <w:tab w:val="left" w:pos="420"/>
        </w:tabs>
        <w:spacing w:before="156" w:after="156"/>
        <w:rPr>
          <w:rFonts w:ascii="Helvetica" w:hAnsi="宋体"/>
          <w:color w:val="auto"/>
          <w:highlight w:val="none"/>
          <w:shd w:val="clear" w:color="auto" w:fill="FFFFFF"/>
        </w:rPr>
      </w:pPr>
      <w:r>
        <w:rPr>
          <w:rFonts w:hint="eastAsia"/>
          <w:b/>
          <w:color w:val="auto"/>
          <w:highlight w:val="none"/>
        </w:rPr>
        <w:t>匹配数据（0代表随机）</w:t>
      </w:r>
      <w:r>
        <w:rPr>
          <w:rFonts w:hint="eastAsia"/>
          <w:b/>
          <w:color w:val="auto"/>
          <w:highlight w:val="none"/>
        </w:rPr>
        <w:t>：</w:t>
      </w:r>
      <w:r>
        <w:rPr>
          <w:rFonts w:ascii="Helvetica" w:hAnsi="宋体"/>
          <w:color w:val="auto"/>
          <w:highlight w:val="none"/>
          <w:shd w:val="clear" w:color="auto" w:fill="FFFFFF"/>
        </w:rPr>
        <w:t>0代表随机，-1代表所有，</w:t>
      </w:r>
      <w:r>
        <w:rPr>
          <w:rFonts w:ascii="Helvetica" w:hAnsi="宋体"/>
          <w:color w:val="auto"/>
          <w:highlight w:val="none"/>
          <w:shd w:val="clear" w:color="auto" w:fill="FFFFFF"/>
        </w:rPr>
        <w:t>其余正整数</w:t>
      </w:r>
      <w:r>
        <w:rPr>
          <w:rFonts w:hint="eastAsia" w:ascii="Helvetica" w:hAnsi="宋体"/>
          <w:color w:val="auto"/>
          <w:highlight w:val="none"/>
          <w:shd w:val="clear" w:color="auto" w:fill="FFFFFF"/>
        </w:rPr>
        <w:t>表示对应</w:t>
      </w:r>
      <w:r>
        <w:rPr>
          <w:rFonts w:ascii="Helvetica" w:hAnsi="宋体"/>
          <w:color w:val="auto"/>
          <w:highlight w:val="none"/>
          <w:shd w:val="clear" w:color="auto" w:fill="FFFFFF"/>
        </w:rPr>
        <w:t>第几个匹配内容</w:t>
      </w:r>
      <w:r>
        <w:rPr>
          <w:rFonts w:hint="eastAsia" w:ascii="Helvetica" w:hAnsi="宋体"/>
          <w:color w:val="auto"/>
          <w:highlight w:val="none"/>
          <w:shd w:val="clear" w:color="auto" w:fill="FFFFFF"/>
        </w:rPr>
        <w:t>，比如4则代表匹配第4个结果值</w:t>
      </w:r>
      <w:r>
        <w:rPr>
          <w:rFonts w:ascii="Helvetica" w:hAnsi="宋体"/>
          <w:color w:val="auto"/>
          <w:highlight w:val="none"/>
          <w:shd w:val="clear" w:color="auto" w:fill="FFFFFF"/>
        </w:rPr>
        <w:t>。如果在LR中，取出的值是一个数组，还得处理一下，LR11版本用一个随机的函数就可以不用写大段的代码来处理数组</w:t>
      </w:r>
      <w:r>
        <w:rPr>
          <w:rFonts w:hint="eastAsia" w:ascii="Helvetica" w:hAnsi="宋体"/>
          <w:color w:val="auto"/>
          <w:highlight w:val="none"/>
          <w:shd w:val="clear" w:color="auto" w:fill="FFFFFF"/>
        </w:rPr>
        <w:t>；---提取值（</w:t>
      </w:r>
      <w:r>
        <w:rPr>
          <w:rFonts w:hint="eastAsia" w:ascii="Helvetica" w:hAnsi="宋体"/>
          <w:b/>
          <w:color w:val="auto"/>
          <w:highlight w:val="none"/>
          <w:shd w:val="clear" w:color="auto" w:fill="FFFFFF"/>
        </w:rPr>
        <w:t>相当于LR的</w:t>
      </w:r>
      <w:r>
        <w:rPr>
          <w:rFonts w:ascii="Helvetica" w:hAnsi="宋体"/>
          <w:b/>
          <w:color w:val="auto"/>
          <w:highlight w:val="none"/>
          <w:shd w:val="clear" w:color="auto" w:fill="FFFFFF"/>
        </w:rPr>
        <w:t>"Ordinal="</w:t>
      </w:r>
      <w:r>
        <w:rPr>
          <w:rFonts w:hint="eastAsia" w:ascii="Helvetica" w:hAnsi="宋体"/>
          <w:b/>
          <w:color w:val="auto"/>
          <w:highlight w:val="none"/>
          <w:shd w:val="clear" w:color="auto" w:fill="FFFFFF"/>
        </w:rPr>
        <w:t>/</w:t>
      </w:r>
      <w:r>
        <w:rPr>
          <w:rFonts w:ascii="Helvetica" w:hAnsi="宋体"/>
          <w:b/>
          <w:color w:val="auto"/>
          <w:highlight w:val="none"/>
          <w:shd w:val="clear" w:color="auto" w:fill="FFFFFF"/>
        </w:rPr>
        <w:t>ORD=ALL</w:t>
      </w:r>
      <w:r>
        <w:rPr>
          <w:rFonts w:hint="eastAsia" w:ascii="Helvetica" w:hAnsi="宋体"/>
          <w:color w:val="auto"/>
          <w:highlight w:val="none"/>
          <w:shd w:val="clear" w:color="auto" w:fill="FFFFFF"/>
        </w:rPr>
        <w:t>）</w:t>
      </w:r>
    </w:p>
    <w:p>
      <w:pPr>
        <w:numPr>
          <w:ilvl w:val="0"/>
          <w:numId w:val="13"/>
        </w:numPr>
        <w:tabs>
          <w:tab w:val="left" w:pos="420"/>
        </w:tabs>
        <w:spacing w:before="156" w:after="156"/>
        <w:ind w:left="482" w:hanging="482" w:hangingChars="200"/>
        <w:rPr>
          <w:color w:val="auto"/>
          <w:highlight w:val="none"/>
        </w:rPr>
      </w:pPr>
      <w:r>
        <w:rPr>
          <w:rFonts w:hint="eastAsia"/>
          <w:b/>
          <w:color w:val="auto"/>
          <w:highlight w:val="none"/>
        </w:rPr>
        <w:t>默认值（缺省值）：</w:t>
      </w:r>
      <w:r>
        <w:rPr>
          <w:rFonts w:hint="eastAsia"/>
          <w:color w:val="auto"/>
          <w:highlight w:val="none"/>
        </w:rPr>
        <w:t>如果返回结果中没有匹配值的时候，变量的值采用默认值，比如图5-12中的是“好好学习”，表示在正则表达式提取不到匹配的值的时候，其他地方引用</w:t>
      </w:r>
      <w:r>
        <w:rPr>
          <w:rFonts w:ascii="Helvetica" w:hAnsi="宋体"/>
          <w:color w:val="auto"/>
          <w:highlight w:val="none"/>
          <w:shd w:val="clear" w:color="auto" w:fill="FFFFFF"/>
        </w:rPr>
        <w:t>${</w:t>
      </w:r>
      <w:r>
        <w:rPr>
          <w:rFonts w:hint="eastAsia" w:ascii="Helvetica" w:hAnsi="宋体"/>
          <w:color w:val="auto"/>
          <w:highlight w:val="none"/>
          <w:shd w:val="clear" w:color="auto" w:fill="FFFFFF"/>
        </w:rPr>
        <w:t>BT</w:t>
      </w:r>
      <w:r>
        <w:rPr>
          <w:rFonts w:ascii="Helvetica" w:hAnsi="宋体"/>
          <w:color w:val="auto"/>
          <w:highlight w:val="none"/>
          <w:shd w:val="clear" w:color="auto" w:fill="FFFFFF"/>
        </w:rPr>
        <w:t>}</w:t>
      </w:r>
      <w:r>
        <w:rPr>
          <w:rFonts w:hint="eastAsia" w:ascii="Helvetica" w:hAnsi="宋体"/>
          <w:color w:val="auto"/>
          <w:highlight w:val="none"/>
          <w:shd w:val="clear" w:color="auto" w:fill="FFFFFF"/>
        </w:rPr>
        <w:t>的值就是“好好学习”；</w:t>
      </w:r>
    </w:p>
    <w:p>
      <w:pPr>
        <w:widowControl/>
        <w:spacing w:before="156" w:after="156"/>
        <w:ind w:left="420" w:firstLine="420"/>
        <w:jc w:val="left"/>
        <w:rPr>
          <w:rFonts w:ascii="宋体" w:hAnsi="宋体" w:cs="宋体"/>
          <w:color w:val="auto"/>
          <w:kern w:val="0"/>
          <w:szCs w:val="21"/>
          <w:highlight w:val="none"/>
        </w:rPr>
      </w:pPr>
      <w:r>
        <w:rPr>
          <w:rFonts w:hint="eastAsia" w:ascii="宋体" w:hAnsi="宋体" w:cs="宋体"/>
          <w:color w:val="auto"/>
          <w:kern w:val="0"/>
          <w:szCs w:val="21"/>
          <w:highlight w:val="none"/>
        </w:rPr>
        <w:t>正则表达式写好之后，把百度请求复制一份，并将复制的请求中“</w:t>
      </w:r>
      <w:r>
        <w:rPr>
          <w:rFonts w:hint="eastAsia"/>
          <w:color w:val="auto"/>
          <w:kern w:val="0"/>
          <w:highlight w:val="none"/>
        </w:rPr>
        <w:t>besttest</w:t>
      </w:r>
      <w:r>
        <w:rPr>
          <w:rFonts w:hint="eastAsia" w:ascii="宋体" w:hAnsi="宋体" w:cs="宋体"/>
          <w:color w:val="auto"/>
          <w:kern w:val="0"/>
          <w:szCs w:val="21"/>
          <w:highlight w:val="none"/>
        </w:rPr>
        <w:t>”的值用正则表达式中设置的变量名</w:t>
      </w:r>
      <w:r>
        <w:rPr>
          <w:rFonts w:ascii="宋体" w:hAnsi="宋体" w:cs="宋体"/>
          <w:color w:val="auto"/>
          <w:kern w:val="0"/>
          <w:szCs w:val="21"/>
          <w:highlight w:val="none"/>
        </w:rPr>
        <w:t>${BT}</w:t>
      </w:r>
      <w:r>
        <w:rPr>
          <w:rFonts w:hint="eastAsia" w:ascii="宋体" w:hAnsi="宋体" w:cs="宋体"/>
          <w:color w:val="auto"/>
          <w:kern w:val="0"/>
          <w:szCs w:val="21"/>
          <w:highlight w:val="none"/>
        </w:rPr>
        <w:t>进行替换。</w:t>
      </w:r>
    </w:p>
    <w:p>
      <w:pPr>
        <w:widowControl/>
        <w:spacing w:before="156" w:after="156"/>
        <w:ind w:left="420" w:firstLine="420"/>
        <w:jc w:val="left"/>
        <w:rPr>
          <w:rFonts w:ascii="宋体" w:hAnsi="宋体" w:cs="宋体"/>
          <w:color w:val="auto"/>
          <w:kern w:val="0"/>
          <w:szCs w:val="21"/>
          <w:highlight w:val="none"/>
        </w:rPr>
      </w:pPr>
      <w:r>
        <w:rPr>
          <w:rFonts w:hint="eastAsia" w:ascii="宋体" w:hAnsi="宋体" w:cs="宋体"/>
          <w:color w:val="auto"/>
          <w:kern w:val="0"/>
          <w:szCs w:val="21"/>
          <w:highlight w:val="none"/>
        </w:rPr>
        <w:t>完成之后，运行一次脚本，在查看结果树中看第二次发送的请求（第二次请求利用了正则表达式），从图</w:t>
      </w:r>
      <w:r>
        <w:rPr>
          <w:rFonts w:ascii="宋体" w:hAnsi="宋体" w:cs="宋体"/>
          <w:color w:val="auto"/>
          <w:kern w:val="0"/>
          <w:szCs w:val="21"/>
          <w:highlight w:val="none"/>
        </w:rPr>
        <w:t>5-13</w:t>
      </w:r>
      <w:r>
        <w:rPr>
          <w:rFonts w:hint="eastAsia" w:ascii="宋体" w:hAnsi="宋体" w:cs="宋体"/>
          <w:color w:val="auto"/>
          <w:kern w:val="0"/>
          <w:szCs w:val="21"/>
          <w:highlight w:val="none"/>
        </w:rPr>
        <w:t>中可以看到请求中</w:t>
      </w:r>
      <w:r>
        <w:rPr>
          <w:rFonts w:ascii="宋体" w:hAnsi="宋体" w:cs="宋体"/>
          <w:color w:val="auto"/>
          <w:kern w:val="0"/>
          <w:szCs w:val="21"/>
          <w:highlight w:val="none"/>
        </w:rPr>
        <w:t>wd</w:t>
      </w:r>
      <w:r>
        <w:rPr>
          <w:rFonts w:hint="eastAsia" w:ascii="宋体" w:hAnsi="宋体" w:cs="宋体"/>
          <w:color w:val="auto"/>
          <w:kern w:val="0"/>
          <w:szCs w:val="21"/>
          <w:highlight w:val="none"/>
        </w:rPr>
        <w:t>传递的参数值已经是用正则表达式提取到的“</w:t>
      </w:r>
      <w:r>
        <w:rPr>
          <w:rFonts w:hint="eastAsia"/>
          <w:color w:val="auto"/>
          <w:kern w:val="0"/>
          <w:highlight w:val="none"/>
        </w:rPr>
        <w:t>besttest</w:t>
      </w:r>
      <w:r>
        <w:rPr>
          <w:rFonts w:hint="eastAsia" w:ascii="宋体" w:hAnsi="宋体" w:cs="宋体"/>
          <w:color w:val="auto"/>
          <w:kern w:val="0"/>
          <w:szCs w:val="21"/>
          <w:highlight w:val="none"/>
        </w:rPr>
        <w:t>”了。</w:t>
      </w:r>
    </w:p>
    <w:p>
      <w:pPr>
        <w:spacing w:before="156" w:after="156"/>
        <w:ind w:left="840"/>
        <w:rPr>
          <w:color w:val="auto"/>
          <w:highlight w:val="none"/>
        </w:rPr>
      </w:pPr>
      <w:r>
        <w:rPr>
          <w:color w:val="auto"/>
          <w:highlight w:val="none"/>
        </w:rPr>
        <w:drawing>
          <wp:inline distT="0" distB="0" distL="114300" distR="114300">
            <wp:extent cx="4286250" cy="24003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4"/>
                    <a:stretch>
                      <a:fillRect/>
                    </a:stretch>
                  </pic:blipFill>
                  <pic:spPr>
                    <a:xfrm>
                      <a:off x="0" y="0"/>
                      <a:ext cx="4286250" cy="2400300"/>
                    </a:xfrm>
                    <a:prstGeom prst="rect">
                      <a:avLst/>
                    </a:prstGeom>
                    <a:noFill/>
                    <a:ln w="9525">
                      <a:noFill/>
                      <a:miter/>
                    </a:ln>
                  </pic:spPr>
                </pic:pic>
              </a:graphicData>
            </a:graphic>
          </wp:inline>
        </w:drawing>
      </w:r>
    </w:p>
    <w:p>
      <w:pPr>
        <w:spacing w:before="156" w:after="156"/>
        <w:ind w:firstLine="360"/>
        <w:jc w:val="center"/>
        <w:rPr>
          <w:color w:val="auto"/>
          <w:highlight w:val="none"/>
        </w:rPr>
      </w:pPr>
      <w:r>
        <w:rPr>
          <w:rFonts w:ascii="黑体" w:hAnsi="黑体" w:eastAsia="黑体" w:cs="黑体"/>
          <w:color w:val="auto"/>
          <w:sz w:val="18"/>
          <w:szCs w:val="18"/>
          <w:highlight w:val="none"/>
        </w:rPr>
        <w:t>5-13JMeter</w:t>
      </w:r>
      <w:r>
        <w:rPr>
          <w:rFonts w:hint="eastAsia" w:ascii="黑体" w:hAnsi="黑体" w:eastAsia="黑体" w:cs="黑体"/>
          <w:color w:val="auto"/>
          <w:sz w:val="18"/>
          <w:szCs w:val="18"/>
          <w:highlight w:val="none"/>
        </w:rPr>
        <w:t xml:space="preserve"> 关联运行结果</w:t>
      </w:r>
    </w:p>
    <w:p>
      <w:pPr>
        <w:pStyle w:val="3"/>
        <w:rPr>
          <w:color w:val="auto"/>
          <w:highlight w:val="none"/>
        </w:rPr>
      </w:pPr>
      <w:bookmarkStart w:id="33" w:name="_Toc3082"/>
      <w:r>
        <w:rPr>
          <w:color w:val="auto"/>
          <w:highlight w:val="none"/>
        </w:rPr>
        <w:t>JMeter</w:t>
      </w:r>
      <w:r>
        <w:rPr>
          <w:rFonts w:hint="eastAsia"/>
          <w:color w:val="auto"/>
          <w:highlight w:val="none"/>
        </w:rPr>
        <w:t>检查点</w:t>
      </w:r>
      <w:r>
        <w:rPr>
          <w:color w:val="auto"/>
          <w:highlight w:val="none"/>
        </w:rPr>
        <w:t>—</w:t>
      </w:r>
      <w:r>
        <w:rPr>
          <w:rFonts w:hint="eastAsia"/>
          <w:color w:val="auto"/>
          <w:highlight w:val="none"/>
        </w:rPr>
        <w:t>响应断言</w:t>
      </w:r>
      <w:bookmarkEnd w:id="33"/>
    </w:p>
    <w:p>
      <w:pPr>
        <w:pStyle w:val="16"/>
        <w:spacing w:before="156" w:after="156"/>
        <w:ind w:left="840" w:firstLine="420"/>
        <w:rPr>
          <w:color w:val="auto"/>
          <w:highlight w:val="none"/>
        </w:rPr>
      </w:pPr>
      <w:r>
        <w:rPr>
          <w:rFonts w:hint="eastAsia"/>
          <w:color w:val="auto"/>
          <w:highlight w:val="none"/>
        </w:rPr>
        <w:t>JMeter也跟LoadRunner一样有检查点，不过JMeter的检查点是用断言实现的，JMeterJMeter</w:t>
      </w:r>
      <w:r>
        <w:rPr>
          <w:color w:val="auto"/>
          <w:highlight w:val="none"/>
        </w:rPr>
        <w:t>中集成了BSF断言、响应断言、XML断言等，其中使用的比较多的是响应断言</w:t>
      </w:r>
      <w:r>
        <w:rPr>
          <w:rFonts w:hint="eastAsia"/>
          <w:color w:val="auto"/>
          <w:highlight w:val="none"/>
        </w:rPr>
        <w:t>，这里用响应断言跟大家一起学习。</w:t>
      </w:r>
    </w:p>
    <w:p>
      <w:pPr>
        <w:pStyle w:val="16"/>
        <w:spacing w:before="156" w:after="156"/>
        <w:ind w:left="840" w:firstLine="420"/>
        <w:rPr>
          <w:color w:val="auto"/>
          <w:highlight w:val="none"/>
        </w:rPr>
      </w:pPr>
      <w:r>
        <w:rPr>
          <w:rFonts w:hint="eastAsia"/>
          <w:color w:val="auto"/>
          <w:highlight w:val="none"/>
        </w:rPr>
        <w:t>通过“</w:t>
      </w:r>
      <w:r>
        <w:rPr>
          <w:color w:val="auto"/>
          <w:highlight w:val="none"/>
        </w:rPr>
        <w:t>添加</w:t>
      </w:r>
      <w:r>
        <w:rPr>
          <w:rFonts w:hint="eastAsia"/>
          <w:color w:val="auto"/>
          <w:highlight w:val="none"/>
        </w:rPr>
        <w:t>”</w:t>
      </w:r>
      <w:r>
        <w:rPr>
          <w:color w:val="auto"/>
          <w:highlight w:val="none"/>
        </w:rPr>
        <w:t>→</w:t>
      </w:r>
      <w:r>
        <w:rPr>
          <w:rFonts w:hint="eastAsia"/>
          <w:color w:val="auto"/>
          <w:highlight w:val="none"/>
        </w:rPr>
        <w:t>“</w:t>
      </w:r>
      <w:r>
        <w:rPr>
          <w:color w:val="auto"/>
          <w:highlight w:val="none"/>
        </w:rPr>
        <w:t>断言</w:t>
      </w:r>
      <w:r>
        <w:rPr>
          <w:rFonts w:hint="eastAsia"/>
          <w:color w:val="auto"/>
          <w:highlight w:val="none"/>
        </w:rPr>
        <w:t>”</w:t>
      </w:r>
      <w:r>
        <w:rPr>
          <w:color w:val="auto"/>
          <w:highlight w:val="none"/>
        </w:rPr>
        <w:t>→</w:t>
      </w:r>
      <w:r>
        <w:rPr>
          <w:rFonts w:hint="eastAsia"/>
          <w:color w:val="auto"/>
          <w:highlight w:val="none"/>
        </w:rPr>
        <w:t>“</w:t>
      </w:r>
      <w:r>
        <w:rPr>
          <w:color w:val="auto"/>
          <w:highlight w:val="none"/>
        </w:rPr>
        <w:t>响应断言</w:t>
      </w:r>
      <w:r>
        <w:rPr>
          <w:rFonts w:hint="eastAsia"/>
          <w:color w:val="auto"/>
          <w:highlight w:val="none"/>
        </w:rPr>
        <w:t>”就能添加响应断言了。如果添加了断言就需要在对应的监听器添加“断言结果”才能在执行后查看断言结果是否正确。断言的具体设置如图5-15所示：</w:t>
      </w:r>
    </w:p>
    <w:p>
      <w:pPr>
        <w:spacing w:before="156" w:after="156"/>
        <w:ind w:firstLine="228" w:firstLineChars="95"/>
        <w:jc w:val="center"/>
        <w:rPr>
          <w:color w:val="auto"/>
          <w:highlight w:val="none"/>
        </w:rPr>
      </w:pPr>
      <w:r>
        <w:rPr>
          <w:color w:val="auto"/>
          <w:highlight w:val="none"/>
        </w:rPr>
        <w:drawing>
          <wp:inline distT="0" distB="0" distL="114300" distR="114300">
            <wp:extent cx="4819650" cy="29622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5"/>
                    <a:stretch>
                      <a:fillRect/>
                    </a:stretch>
                  </pic:blipFill>
                  <pic:spPr>
                    <a:xfrm>
                      <a:off x="0" y="0"/>
                      <a:ext cx="4819650" cy="2962275"/>
                    </a:xfrm>
                    <a:prstGeom prst="rect">
                      <a:avLst/>
                    </a:prstGeom>
                    <a:noFill/>
                    <a:ln w="9525">
                      <a:noFill/>
                      <a:miter/>
                    </a:ln>
                  </pic:spPr>
                </pic:pic>
              </a:graphicData>
            </a:graphic>
          </wp:inline>
        </w:drawing>
      </w:r>
    </w:p>
    <w:p>
      <w:pPr>
        <w:spacing w:before="156" w:after="156"/>
        <w:ind w:left="840" w:firstLine="360"/>
        <w:jc w:val="center"/>
        <w:rPr>
          <w:rFonts w:ascii="黑体" w:hAnsi="黑体" w:eastAsia="黑体" w:cs="黑体"/>
          <w:color w:val="auto"/>
          <w:sz w:val="18"/>
          <w:szCs w:val="18"/>
          <w:highlight w:val="none"/>
        </w:rPr>
      </w:pPr>
      <w:r>
        <w:rPr>
          <w:rFonts w:hint="eastAsia" w:ascii="黑体" w:hAnsi="黑体" w:eastAsia="黑体" w:cs="黑体"/>
          <w:color w:val="auto"/>
          <w:sz w:val="18"/>
          <w:szCs w:val="18"/>
          <w:highlight w:val="none"/>
        </w:rPr>
        <w:t>图5-15</w:t>
      </w:r>
      <w:r>
        <w:rPr>
          <w:rFonts w:ascii="黑体" w:hAnsi="黑体" w:eastAsia="黑体" w:cs="黑体"/>
          <w:color w:val="auto"/>
          <w:sz w:val="18"/>
          <w:szCs w:val="18"/>
          <w:highlight w:val="none"/>
        </w:rPr>
        <w:t xml:space="preserve"> </w:t>
      </w:r>
      <w:r>
        <w:rPr>
          <w:rFonts w:hint="eastAsia" w:ascii="黑体" w:hAnsi="黑体" w:eastAsia="黑体" w:cs="黑体"/>
          <w:color w:val="auto"/>
          <w:sz w:val="18"/>
          <w:szCs w:val="18"/>
          <w:highlight w:val="none"/>
        </w:rPr>
        <w:t>响应断言设置</w:t>
      </w:r>
    </w:p>
    <w:p>
      <w:pPr>
        <w:spacing w:before="156" w:after="156"/>
        <w:ind w:firstLine="360"/>
        <w:jc w:val="left"/>
        <w:rPr>
          <w:rFonts w:ascii="宋体" w:hAnsi="宋体" w:cs="宋体"/>
          <w:color w:val="auto"/>
          <w:szCs w:val="21"/>
          <w:highlight w:val="none"/>
        </w:rPr>
      </w:pPr>
      <w:r>
        <w:rPr>
          <w:rFonts w:hint="eastAsia" w:ascii="宋体" w:hAnsi="宋体" w:cs="宋体"/>
          <w:color w:val="auto"/>
          <w:szCs w:val="21"/>
          <w:highlight w:val="none"/>
        </w:rPr>
        <w:t>断言相关界面解释如下：</w:t>
      </w:r>
    </w:p>
    <w:p>
      <w:pPr>
        <w:numPr>
          <w:ilvl w:val="0"/>
          <w:numId w:val="17"/>
        </w:numPr>
        <w:tabs>
          <w:tab w:val="left" w:pos="420"/>
        </w:tabs>
        <w:spacing w:before="156" w:after="156"/>
        <w:rPr>
          <w:color w:val="auto"/>
          <w:highlight w:val="none"/>
        </w:rPr>
      </w:pPr>
      <w:r>
        <w:rPr>
          <w:rFonts w:hint="eastAsia"/>
          <w:color w:val="auto"/>
          <w:highlight w:val="none"/>
        </w:rPr>
        <w:t>名称：该节点的名称，可自行定义。--随意</w:t>
      </w:r>
    </w:p>
    <w:p>
      <w:pPr>
        <w:numPr>
          <w:ilvl w:val="0"/>
          <w:numId w:val="17"/>
        </w:numPr>
        <w:tabs>
          <w:tab w:val="left" w:pos="420"/>
        </w:tabs>
        <w:spacing w:before="156" w:after="156"/>
        <w:rPr>
          <w:color w:val="auto"/>
          <w:highlight w:val="none"/>
        </w:rPr>
      </w:pPr>
      <w:r>
        <w:rPr>
          <w:rFonts w:hint="eastAsia"/>
          <w:color w:val="auto"/>
          <w:highlight w:val="none"/>
        </w:rPr>
        <w:t>注释：对该节点的注释，有意义即可。--随意</w:t>
      </w:r>
    </w:p>
    <w:p>
      <w:pPr>
        <w:numPr>
          <w:ilvl w:val="0"/>
          <w:numId w:val="17"/>
        </w:numPr>
        <w:tabs>
          <w:tab w:val="left" w:pos="420"/>
        </w:tabs>
        <w:spacing w:before="156" w:after="156"/>
        <w:rPr>
          <w:color w:val="auto"/>
          <w:highlight w:val="none"/>
        </w:rPr>
      </w:pPr>
      <w:r>
        <w:rPr>
          <w:rFonts w:hint="eastAsia"/>
          <w:color w:val="auto"/>
          <w:highlight w:val="none"/>
        </w:rPr>
        <w:t>Apply to：默认即可。</w:t>
      </w:r>
    </w:p>
    <w:p>
      <w:pPr>
        <w:numPr>
          <w:ilvl w:val="0"/>
          <w:numId w:val="17"/>
        </w:numPr>
        <w:tabs>
          <w:tab w:val="left" w:pos="420"/>
        </w:tabs>
        <w:spacing w:before="156" w:after="156"/>
        <w:rPr>
          <w:color w:val="auto"/>
          <w:highlight w:val="none"/>
        </w:rPr>
      </w:pPr>
      <w:r>
        <w:rPr>
          <w:rFonts w:hint="eastAsia"/>
          <w:b/>
          <w:color w:val="auto"/>
          <w:highlight w:val="none"/>
        </w:rPr>
        <w:t>要测试的响应字段：</w:t>
      </w:r>
      <w:r>
        <w:rPr>
          <w:rFonts w:hint="eastAsia"/>
          <w:color w:val="auto"/>
          <w:highlight w:val="none"/>
        </w:rPr>
        <w:t>可以选择文本、代码，一般选择文本即可。</w:t>
      </w:r>
    </w:p>
    <w:p>
      <w:pPr>
        <w:numPr>
          <w:ilvl w:val="0"/>
          <w:numId w:val="17"/>
        </w:numPr>
        <w:tabs>
          <w:tab w:val="left" w:pos="420"/>
        </w:tabs>
        <w:spacing w:before="156" w:after="156"/>
        <w:rPr>
          <w:b/>
          <w:color w:val="auto"/>
          <w:highlight w:val="none"/>
        </w:rPr>
      </w:pPr>
      <w:r>
        <w:rPr>
          <w:rFonts w:hint="eastAsia"/>
          <w:b/>
          <w:color w:val="auto"/>
          <w:highlight w:val="none"/>
        </w:rPr>
        <w:t>模式匹配规则：</w:t>
      </w:r>
    </w:p>
    <w:p>
      <w:pPr>
        <w:shd w:val="solid" w:color="FFFFFF" w:fill="auto"/>
        <w:wordWrap w:val="0"/>
        <w:autoSpaceDN w:val="0"/>
        <w:spacing w:before="156" w:after="156" w:line="240" w:lineRule="atLeast"/>
        <w:ind w:left="420"/>
        <w:jc w:val="left"/>
        <w:rPr>
          <w:rFonts w:ascii="宋体" w:hAnsi="宋体"/>
          <w:color w:val="auto"/>
          <w:szCs w:val="21"/>
          <w:highlight w:val="none"/>
          <w:shd w:val="clear" w:color="auto" w:fill="FFFFFF"/>
        </w:rPr>
      </w:pPr>
      <w:r>
        <w:rPr>
          <w:rFonts w:ascii="Wingdings" w:hAnsi="Wingdings"/>
          <w:color w:val="auto"/>
          <w:szCs w:val="21"/>
          <w:highlight w:val="none"/>
          <w:shd w:val="clear" w:color="auto" w:fill="FFFFFF"/>
        </w:rPr>
        <w:t></w:t>
      </w:r>
      <w:r>
        <w:rPr>
          <w:rFonts w:ascii="宋体" w:hAnsi="宋体"/>
          <w:color w:val="auto"/>
          <w:szCs w:val="21"/>
          <w:highlight w:val="none"/>
          <w:shd w:val="clear" w:color="auto" w:fill="FFFFFF"/>
        </w:rPr>
        <w:t>包括：返回结果包括指定的内容</w:t>
      </w:r>
      <w:r>
        <w:rPr>
          <w:rFonts w:hint="eastAsia" w:ascii="宋体" w:hAnsi="宋体"/>
          <w:color w:val="auto"/>
          <w:szCs w:val="21"/>
          <w:highlight w:val="none"/>
          <w:shd w:val="clear" w:color="auto" w:fill="FFFFFF"/>
        </w:rPr>
        <w:t>，一般断言的时候匹配规则选择包括即可；</w:t>
      </w:r>
    </w:p>
    <w:p>
      <w:pPr>
        <w:shd w:val="solid" w:color="FFFFFF" w:fill="auto"/>
        <w:wordWrap w:val="0"/>
        <w:autoSpaceDN w:val="0"/>
        <w:spacing w:before="156" w:after="156" w:line="240" w:lineRule="atLeast"/>
        <w:ind w:left="420"/>
        <w:jc w:val="left"/>
        <w:rPr>
          <w:rFonts w:ascii="宋体" w:hAnsi="宋体"/>
          <w:color w:val="auto"/>
          <w:szCs w:val="21"/>
          <w:highlight w:val="none"/>
          <w:shd w:val="clear" w:color="auto" w:fill="FFFFFF"/>
        </w:rPr>
      </w:pPr>
      <w:r>
        <w:rPr>
          <w:rFonts w:ascii="Wingdings" w:hAnsi="Wingdings"/>
          <w:color w:val="auto"/>
          <w:szCs w:val="21"/>
          <w:highlight w:val="none"/>
          <w:shd w:val="clear" w:color="auto" w:fill="FFFFFF"/>
        </w:rPr>
        <w:t></w:t>
      </w:r>
      <w:r>
        <w:rPr>
          <w:rFonts w:ascii="宋体" w:hAnsi="宋体"/>
          <w:color w:val="auto"/>
          <w:szCs w:val="21"/>
          <w:highlight w:val="none"/>
          <w:shd w:val="clear" w:color="auto" w:fill="FFFFFF"/>
        </w:rPr>
        <w:t>匹配：</w:t>
      </w:r>
      <w:r>
        <w:rPr>
          <w:rFonts w:hint="eastAsia" w:ascii="宋体" w:hAnsi="宋体"/>
          <w:color w:val="auto"/>
          <w:szCs w:val="21"/>
          <w:highlight w:val="none"/>
          <w:shd w:val="clear" w:color="auto" w:fill="FFFFFF"/>
        </w:rPr>
        <w:t>返回的结果与指定的内容进行精确匹配，因为</w:t>
      </w:r>
      <w:r>
        <w:rPr>
          <w:rFonts w:ascii="宋体" w:hAnsi="宋体"/>
          <w:color w:val="auto"/>
          <w:szCs w:val="21"/>
          <w:highlight w:val="none"/>
          <w:shd w:val="clear" w:color="auto" w:fill="FFFFFF"/>
        </w:rPr>
        <w:t>响应的内容一般还包含其他的信息，比如</w:t>
      </w:r>
      <w:r>
        <w:rPr>
          <w:rFonts w:hint="eastAsia" w:ascii="宋体" w:hAnsi="宋体"/>
          <w:color w:val="auto"/>
          <w:szCs w:val="21"/>
          <w:highlight w:val="none"/>
          <w:shd w:val="clear" w:color="auto" w:fill="FFFFFF"/>
        </w:rPr>
        <w:t>HTML</w:t>
      </w:r>
      <w:r>
        <w:rPr>
          <w:rFonts w:ascii="宋体" w:hAnsi="宋体"/>
          <w:color w:val="auto"/>
          <w:szCs w:val="21"/>
          <w:highlight w:val="none"/>
          <w:shd w:val="clear" w:color="auto" w:fill="FFFFFF"/>
        </w:rPr>
        <w:t>语言标签，所以很难准确匹配</w:t>
      </w:r>
      <w:r>
        <w:rPr>
          <w:rFonts w:hint="eastAsia" w:ascii="宋体" w:hAnsi="宋体"/>
          <w:color w:val="auto"/>
          <w:szCs w:val="21"/>
          <w:highlight w:val="none"/>
          <w:shd w:val="clear" w:color="auto" w:fill="FFFFFF"/>
        </w:rPr>
        <w:t>；</w:t>
      </w:r>
    </w:p>
    <w:p>
      <w:pPr>
        <w:shd w:val="solid" w:color="FFFFFF" w:fill="auto"/>
        <w:wordWrap w:val="0"/>
        <w:autoSpaceDN w:val="0"/>
        <w:spacing w:before="156" w:after="156" w:line="240" w:lineRule="atLeast"/>
        <w:ind w:left="420"/>
        <w:jc w:val="left"/>
        <w:rPr>
          <w:rFonts w:ascii="宋体" w:hAnsi="宋体"/>
          <w:color w:val="auto"/>
          <w:szCs w:val="21"/>
          <w:highlight w:val="none"/>
          <w:shd w:val="clear" w:color="auto" w:fill="FFFFFF"/>
        </w:rPr>
      </w:pPr>
      <w:r>
        <w:rPr>
          <w:rFonts w:ascii="Wingdings" w:hAnsi="Wingdings"/>
          <w:color w:val="auto"/>
          <w:szCs w:val="21"/>
          <w:highlight w:val="none"/>
          <w:shd w:val="clear" w:color="auto" w:fill="FFFFFF"/>
        </w:rPr>
        <w:t></w:t>
      </w:r>
      <w:r>
        <w:rPr>
          <w:rFonts w:ascii="Calibri" w:hAnsi="宋体"/>
          <w:color w:val="auto"/>
          <w:szCs w:val="21"/>
          <w:highlight w:val="none"/>
          <w:shd w:val="clear" w:color="auto" w:fill="FFFFFF"/>
        </w:rPr>
        <w:t>Equals</w:t>
      </w:r>
      <w:r>
        <w:rPr>
          <w:rFonts w:ascii="宋体" w:hAnsi="宋体"/>
          <w:color w:val="auto"/>
          <w:szCs w:val="21"/>
          <w:highlight w:val="none"/>
          <w:shd w:val="clear" w:color="auto" w:fill="FFFFFF"/>
        </w:rPr>
        <w:t>：返回结果与指定结果一致</w:t>
      </w:r>
      <w:r>
        <w:rPr>
          <w:rFonts w:hint="eastAsia" w:ascii="宋体" w:hAnsi="宋体"/>
          <w:color w:val="auto"/>
          <w:szCs w:val="21"/>
          <w:highlight w:val="none"/>
          <w:shd w:val="clear" w:color="auto" w:fill="FFFFFF"/>
        </w:rPr>
        <w:t>；</w:t>
      </w:r>
    </w:p>
    <w:p>
      <w:pPr>
        <w:shd w:val="solid" w:color="FFFFFF" w:fill="auto"/>
        <w:wordWrap w:val="0"/>
        <w:autoSpaceDN w:val="0"/>
        <w:spacing w:before="156" w:after="156" w:line="240" w:lineRule="atLeast"/>
        <w:ind w:left="420"/>
        <w:jc w:val="left"/>
        <w:rPr>
          <w:rFonts w:ascii="宋体" w:hAnsi="宋体"/>
          <w:color w:val="auto"/>
          <w:szCs w:val="21"/>
          <w:highlight w:val="none"/>
          <w:shd w:val="clear" w:color="auto" w:fill="FFFFFF"/>
        </w:rPr>
      </w:pPr>
      <w:r>
        <w:rPr>
          <w:rFonts w:ascii="Wingdings" w:hAnsi="Wingdings"/>
          <w:color w:val="auto"/>
          <w:szCs w:val="21"/>
          <w:highlight w:val="none"/>
          <w:shd w:val="clear" w:color="auto" w:fill="FFFFFF"/>
        </w:rPr>
        <w:t></w:t>
      </w:r>
      <w:r>
        <w:rPr>
          <w:rFonts w:ascii="Calibri" w:hAnsi="宋体"/>
          <w:color w:val="auto"/>
          <w:szCs w:val="21"/>
          <w:highlight w:val="none"/>
          <w:shd w:val="clear" w:color="auto" w:fill="FFFFFF"/>
        </w:rPr>
        <w:t>Substring</w:t>
      </w:r>
      <w:r>
        <w:rPr>
          <w:rFonts w:ascii="宋体" w:hAnsi="宋体"/>
          <w:color w:val="auto"/>
          <w:szCs w:val="21"/>
          <w:highlight w:val="none"/>
          <w:shd w:val="clear" w:color="auto" w:fill="FFFFFF"/>
        </w:rPr>
        <w:t>：返回返回结果是指定结果的字串</w:t>
      </w:r>
      <w:r>
        <w:rPr>
          <w:rFonts w:hint="eastAsia" w:ascii="宋体" w:hAnsi="宋体"/>
          <w:color w:val="auto"/>
          <w:szCs w:val="21"/>
          <w:highlight w:val="none"/>
          <w:shd w:val="clear" w:color="auto" w:fill="FFFFFF"/>
        </w:rPr>
        <w:t>；</w:t>
      </w:r>
    </w:p>
    <w:p>
      <w:pPr>
        <w:shd w:val="solid" w:color="FFFFFF" w:fill="auto"/>
        <w:wordWrap w:val="0"/>
        <w:autoSpaceDN w:val="0"/>
        <w:spacing w:before="156" w:after="156" w:line="240" w:lineRule="atLeast"/>
        <w:ind w:left="420"/>
        <w:jc w:val="left"/>
        <w:rPr>
          <w:rFonts w:ascii="宋体" w:hAnsi="宋体"/>
          <w:color w:val="auto"/>
          <w:szCs w:val="21"/>
          <w:highlight w:val="none"/>
          <w:shd w:val="clear" w:color="auto" w:fill="FFFFFF"/>
        </w:rPr>
      </w:pPr>
      <w:r>
        <w:rPr>
          <w:rFonts w:ascii="Wingdings" w:hAnsi="Wingdings"/>
          <w:color w:val="auto"/>
          <w:szCs w:val="21"/>
          <w:highlight w:val="none"/>
          <w:shd w:val="clear" w:color="auto" w:fill="FFFFFF"/>
        </w:rPr>
        <w:t></w:t>
      </w:r>
      <w:r>
        <w:rPr>
          <w:rFonts w:hint="eastAsia" w:hAnsi="宋体"/>
          <w:color w:val="auto"/>
          <w:szCs w:val="21"/>
          <w:highlight w:val="none"/>
          <w:shd w:val="clear" w:color="auto" w:fill="FFFFFF"/>
        </w:rPr>
        <w:t>否：不进行匹配。</w:t>
      </w:r>
    </w:p>
    <w:p>
      <w:pPr>
        <w:numPr>
          <w:ilvl w:val="0"/>
          <w:numId w:val="18"/>
        </w:numPr>
        <w:tabs>
          <w:tab w:val="left" w:pos="420"/>
        </w:tabs>
        <w:spacing w:before="156" w:after="156"/>
        <w:rPr>
          <w:color w:val="auto"/>
          <w:highlight w:val="none"/>
        </w:rPr>
      </w:pPr>
      <w:r>
        <w:rPr>
          <w:rFonts w:hint="eastAsia"/>
          <w:b/>
          <w:color w:val="auto"/>
          <w:highlight w:val="none"/>
        </w:rPr>
        <w:t>要测试的模式（断言内容）：</w:t>
      </w:r>
      <w:r>
        <w:rPr>
          <w:rFonts w:hint="eastAsia"/>
          <w:color w:val="auto"/>
          <w:highlight w:val="none"/>
        </w:rPr>
        <w:t>也就是要断言的具体内容，可以是中文或者英文。可以设置多个断言内容，如果设置多个断言内容，则需要多个断言内容都在返回结果值中都找到测试结果才会通过，只要有一个失败则整个测试结果都是失败的。（多个断言时只要前一个出错，就不会再校验后一个断言内容）</w:t>
      </w:r>
    </w:p>
    <w:p>
      <w:pPr>
        <w:pStyle w:val="16"/>
        <w:spacing w:before="156" w:after="156"/>
        <w:ind w:firstLine="420"/>
        <w:rPr>
          <w:color w:val="auto"/>
          <w:highlight w:val="none"/>
        </w:rPr>
      </w:pPr>
      <w:r>
        <w:rPr>
          <w:rFonts w:hint="eastAsia"/>
          <w:color w:val="auto"/>
          <w:highlight w:val="none"/>
        </w:rPr>
        <w:t>之前的脚本中，返回值里有“性能测试”这个字段，这里将“性能测试”设置为断言内容，详情见图5-15。运行测试脚本，在断言结果里如果没有报错则表明断言成功，如果报错则表明断言失败。将断言内容从“性能测试”改为“好好学习”，此时运行脚本后在断言结果中查看就会会看到报错信息，断言结果中报“测试失败”，如图5-15所示。</w:t>
      </w:r>
    </w:p>
    <w:p>
      <w:pPr>
        <w:spacing w:before="156" w:after="156"/>
        <w:jc w:val="center"/>
        <w:rPr>
          <w:color w:val="auto"/>
          <w:highlight w:val="none"/>
        </w:rPr>
      </w:pPr>
      <w:r>
        <w:rPr>
          <w:color w:val="auto"/>
          <w:highlight w:val="none"/>
        </w:rPr>
        <w:drawing>
          <wp:inline distT="0" distB="0" distL="114300" distR="114300">
            <wp:extent cx="4429125" cy="2486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6"/>
                    <a:stretch>
                      <a:fillRect/>
                    </a:stretch>
                  </pic:blipFill>
                  <pic:spPr>
                    <a:xfrm>
                      <a:off x="0" y="0"/>
                      <a:ext cx="4429125" cy="2486025"/>
                    </a:xfrm>
                    <a:prstGeom prst="rect">
                      <a:avLst/>
                    </a:prstGeom>
                    <a:noFill/>
                    <a:ln w="9525">
                      <a:noFill/>
                      <a:miter/>
                    </a:ln>
                  </pic:spPr>
                </pic:pic>
              </a:graphicData>
            </a:graphic>
          </wp:inline>
        </w:drawing>
      </w:r>
    </w:p>
    <w:p>
      <w:pPr>
        <w:spacing w:before="156" w:after="156"/>
        <w:ind w:firstLine="360"/>
        <w:jc w:val="center"/>
        <w:rPr>
          <w:rFonts w:ascii="黑体" w:hAnsi="黑体" w:eastAsia="黑体" w:cs="黑体"/>
          <w:color w:val="auto"/>
          <w:sz w:val="18"/>
          <w:szCs w:val="18"/>
          <w:highlight w:val="none"/>
        </w:rPr>
      </w:pPr>
      <w:r>
        <w:rPr>
          <w:rFonts w:hint="eastAsia" w:ascii="黑体" w:hAnsi="黑体" w:eastAsia="黑体" w:cs="黑体"/>
          <w:color w:val="auto"/>
          <w:sz w:val="18"/>
          <w:szCs w:val="18"/>
          <w:highlight w:val="none"/>
        </w:rPr>
        <w:t>图5-16</w:t>
      </w:r>
      <w:r>
        <w:rPr>
          <w:rFonts w:ascii="黑体" w:hAnsi="黑体" w:eastAsia="黑体" w:cs="黑体"/>
          <w:color w:val="auto"/>
          <w:sz w:val="18"/>
          <w:szCs w:val="18"/>
          <w:highlight w:val="none"/>
        </w:rPr>
        <w:t xml:space="preserve"> </w:t>
      </w:r>
      <w:r>
        <w:rPr>
          <w:rFonts w:hint="eastAsia" w:ascii="黑体" w:hAnsi="黑体" w:eastAsia="黑体" w:cs="黑体"/>
          <w:color w:val="auto"/>
          <w:sz w:val="18"/>
          <w:szCs w:val="18"/>
          <w:highlight w:val="none"/>
        </w:rPr>
        <w:t>断言结果错误</w:t>
      </w:r>
    </w:p>
    <w:p>
      <w:pPr>
        <w:pStyle w:val="3"/>
        <w:rPr>
          <w:color w:val="auto"/>
          <w:highlight w:val="none"/>
        </w:rPr>
      </w:pPr>
      <w:bookmarkStart w:id="34" w:name="_Toc18211"/>
      <w:r>
        <w:rPr>
          <w:rFonts w:hint="eastAsia"/>
          <w:color w:val="auto"/>
          <w:highlight w:val="none"/>
        </w:rPr>
        <w:t>思考时间和集合点</w:t>
      </w:r>
      <w:r>
        <w:rPr>
          <w:color w:val="auto"/>
          <w:highlight w:val="none"/>
        </w:rPr>
        <w:t>—</w:t>
      </w:r>
      <w:r>
        <w:rPr>
          <w:rFonts w:hint="eastAsia"/>
          <w:color w:val="auto"/>
          <w:highlight w:val="none"/>
        </w:rPr>
        <w:t>定时器</w:t>
      </w:r>
      <w:bookmarkEnd w:id="34"/>
    </w:p>
    <w:p>
      <w:pPr>
        <w:pStyle w:val="16"/>
        <w:spacing w:before="156" w:after="156"/>
        <w:ind w:firstLine="420"/>
        <w:rPr>
          <w:color w:val="auto"/>
          <w:highlight w:val="none"/>
        </w:rPr>
      </w:pPr>
      <w:r>
        <w:rPr>
          <w:rFonts w:hint="eastAsia"/>
          <w:color w:val="auto"/>
          <w:highlight w:val="none"/>
        </w:rPr>
        <w:t>在学完了</w:t>
      </w:r>
      <w:r>
        <w:rPr>
          <w:color w:val="auto"/>
          <w:highlight w:val="none"/>
        </w:rPr>
        <w:t>JMeter的</w:t>
      </w:r>
      <w:r>
        <w:rPr>
          <w:rFonts w:hint="eastAsia"/>
          <w:color w:val="auto"/>
          <w:highlight w:val="none"/>
        </w:rPr>
        <w:t>参数化、关联和检查点后，还剩下思考时间和集合点没有学习了，下面就继续来学习</w:t>
      </w:r>
      <w:r>
        <w:rPr>
          <w:color w:val="auto"/>
          <w:highlight w:val="none"/>
        </w:rPr>
        <w:t>JMeter</w:t>
      </w:r>
      <w:r>
        <w:rPr>
          <w:rFonts w:hint="eastAsia"/>
          <w:color w:val="auto"/>
          <w:highlight w:val="none"/>
        </w:rPr>
        <w:t>的思考时间和集合点的相关知识。</w:t>
      </w:r>
    </w:p>
    <w:p>
      <w:pPr>
        <w:pStyle w:val="4"/>
        <w:rPr>
          <w:color w:val="auto"/>
          <w:highlight w:val="none"/>
        </w:rPr>
      </w:pPr>
      <w:bookmarkStart w:id="35" w:name="_Toc14650"/>
      <w:r>
        <w:rPr>
          <w:rFonts w:hint="eastAsia"/>
          <w:color w:val="auto"/>
          <w:highlight w:val="none"/>
        </w:rPr>
        <w:t>. 思考时间</w:t>
      </w:r>
      <w:r>
        <w:rPr>
          <w:color w:val="auto"/>
          <w:highlight w:val="none"/>
        </w:rPr>
        <w:t>—</w:t>
      </w:r>
      <w:r>
        <w:rPr>
          <w:rFonts w:hint="eastAsia"/>
          <w:color w:val="auto"/>
          <w:highlight w:val="none"/>
        </w:rPr>
        <w:t>两次请求间停留的间隔</w:t>
      </w:r>
      <w:bookmarkEnd w:id="35"/>
    </w:p>
    <w:p>
      <w:pPr>
        <w:pStyle w:val="16"/>
        <w:spacing w:before="156" w:after="156"/>
        <w:ind w:firstLine="420"/>
        <w:rPr>
          <w:color w:val="auto"/>
          <w:highlight w:val="none"/>
        </w:rPr>
      </w:pPr>
      <w:r>
        <w:rPr>
          <w:rFonts w:hint="eastAsia"/>
          <w:color w:val="auto"/>
          <w:highlight w:val="none"/>
        </w:rPr>
        <w:t>JMeter中也有类似于LoadRunner的思考时间，JMeter的思考时间是用定时器实现的。</w:t>
      </w:r>
      <w:r>
        <w:rPr>
          <w:color w:val="auto"/>
          <w:highlight w:val="none"/>
        </w:rPr>
        <w:t>默认情况下，</w:t>
      </w:r>
      <w:r>
        <w:rPr>
          <w:rFonts w:hint="eastAsia"/>
          <w:color w:val="auto"/>
          <w:highlight w:val="none"/>
        </w:rPr>
        <w:t>JMeter</w:t>
      </w:r>
      <w:r>
        <w:rPr>
          <w:color w:val="auto"/>
          <w:highlight w:val="none"/>
        </w:rPr>
        <w:t>线程在发送请求之间</w:t>
      </w:r>
      <w:r>
        <w:rPr>
          <w:rFonts w:hint="eastAsia"/>
          <w:color w:val="auto"/>
          <w:highlight w:val="none"/>
        </w:rPr>
        <w:t>是</w:t>
      </w:r>
      <w:r>
        <w:rPr>
          <w:color w:val="auto"/>
          <w:highlight w:val="none"/>
        </w:rPr>
        <w:t>没有</w:t>
      </w:r>
      <w:r>
        <w:rPr>
          <w:rFonts w:hint="eastAsia"/>
          <w:color w:val="auto"/>
          <w:highlight w:val="none"/>
        </w:rPr>
        <w:t>间隔的</w:t>
      </w:r>
      <w:r>
        <w:rPr>
          <w:color w:val="auto"/>
          <w:highlight w:val="none"/>
        </w:rPr>
        <w:t>。建议为线程组添加定时器，设定请求之间</w:t>
      </w:r>
      <w:r>
        <w:rPr>
          <w:rFonts w:hint="eastAsia"/>
          <w:color w:val="auto"/>
          <w:highlight w:val="none"/>
        </w:rPr>
        <w:t>的间隔时间，一方面是为了更加真实地模拟用户的请求，另一方面也是为了能够减少服务器压力</w:t>
      </w:r>
      <w:r>
        <w:rPr>
          <w:color w:val="auto"/>
          <w:highlight w:val="none"/>
        </w:rPr>
        <w:t>。如果不设定这种延迟，</w:t>
      </w:r>
      <w:r>
        <w:rPr>
          <w:rFonts w:hint="eastAsia"/>
          <w:color w:val="auto"/>
          <w:highlight w:val="none"/>
        </w:rPr>
        <w:t>则JMeter</w:t>
      </w:r>
      <w:r>
        <w:rPr>
          <w:color w:val="auto"/>
          <w:highlight w:val="none"/>
        </w:rPr>
        <w:t>可能会在短时间内产生大量请求，导致服务器</w:t>
      </w:r>
      <w:r>
        <w:rPr>
          <w:rFonts w:hint="eastAsia"/>
          <w:color w:val="auto"/>
          <w:highlight w:val="none"/>
        </w:rPr>
        <w:t>可能压力过大而瘫痪</w:t>
      </w:r>
      <w:r>
        <w:rPr>
          <w:color w:val="auto"/>
          <w:highlight w:val="none"/>
        </w:rPr>
        <w:t>。</w:t>
      </w:r>
      <w:r>
        <w:rPr>
          <w:rFonts w:hint="eastAsia"/>
          <w:color w:val="auto"/>
          <w:highlight w:val="none"/>
        </w:rPr>
        <w:t>但是设置</w:t>
      </w:r>
      <w:r>
        <w:rPr>
          <w:color w:val="auto"/>
          <w:highlight w:val="none"/>
        </w:rPr>
        <w:t>定时器会让作用域内的每一个采样器都在执行前等待一个固定时长</w:t>
      </w:r>
      <w:r>
        <w:rPr>
          <w:rFonts w:hint="eastAsia"/>
          <w:color w:val="auto"/>
          <w:highlight w:val="none"/>
        </w:rPr>
        <w:t>，这里需要注意的是不管定时器是放在</w:t>
      </w:r>
      <w:r>
        <w:rPr>
          <w:color w:val="auto"/>
          <w:highlight w:val="none"/>
        </w:rPr>
        <w:t>sampler</w:t>
      </w:r>
      <w:r>
        <w:rPr>
          <w:rFonts w:hint="eastAsia"/>
          <w:color w:val="auto"/>
          <w:highlight w:val="none"/>
        </w:rPr>
        <w:t>之前还是</w:t>
      </w:r>
      <w:r>
        <w:rPr>
          <w:color w:val="auto"/>
          <w:highlight w:val="none"/>
        </w:rPr>
        <w:t>sampler</w:t>
      </w:r>
      <w:r>
        <w:rPr>
          <w:rFonts w:hint="eastAsia"/>
          <w:color w:val="auto"/>
          <w:highlight w:val="none"/>
        </w:rPr>
        <w:t>之后，定时器都会在</w:t>
      </w:r>
      <w:r>
        <w:rPr>
          <w:color w:val="auto"/>
          <w:highlight w:val="none"/>
        </w:rPr>
        <w:t>sampler</w:t>
      </w:r>
      <w:r>
        <w:rPr>
          <w:rFonts w:hint="eastAsia"/>
          <w:color w:val="auto"/>
          <w:highlight w:val="none"/>
        </w:rPr>
        <w:t>之前执行，如果硬是需要在某个位置之后暂停，那么加入“</w:t>
      </w:r>
      <w:r>
        <w:rPr>
          <w:color w:val="auto"/>
          <w:highlight w:val="none"/>
        </w:rPr>
        <w:t>Test Action</w:t>
      </w:r>
      <w:r>
        <w:rPr>
          <w:rFonts w:hint="eastAsia"/>
          <w:color w:val="auto"/>
          <w:highlight w:val="none"/>
        </w:rPr>
        <w:t>”</w:t>
      </w:r>
      <w:r>
        <w:rPr>
          <w:color w:val="auto"/>
          <w:highlight w:val="none"/>
        </w:rPr>
        <w:t>采样器</w:t>
      </w:r>
      <w:r>
        <w:rPr>
          <w:rFonts w:hint="eastAsia"/>
          <w:color w:val="auto"/>
          <w:highlight w:val="none"/>
        </w:rPr>
        <w:t>即可</w:t>
      </w:r>
      <w:r>
        <w:rPr>
          <w:color w:val="auto"/>
          <w:highlight w:val="none"/>
        </w:rPr>
        <w:t>。</w:t>
      </w:r>
    </w:p>
    <w:p>
      <w:pPr>
        <w:pStyle w:val="16"/>
        <w:spacing w:before="156" w:after="156"/>
        <w:ind w:firstLine="420"/>
        <w:rPr>
          <w:color w:val="auto"/>
          <w:highlight w:val="none"/>
        </w:rPr>
      </w:pPr>
      <w:r>
        <w:rPr>
          <w:rFonts w:hint="eastAsia"/>
          <w:color w:val="auto"/>
          <w:highlight w:val="none"/>
        </w:rPr>
        <w:t>定时器也是有作用域的，当</w:t>
      </w:r>
      <w:r>
        <w:rPr>
          <w:color w:val="auto"/>
          <w:highlight w:val="none"/>
        </w:rPr>
        <w:t>执行一个sampler之前时，所有当前作用域内的定时器都会被执行</w:t>
      </w:r>
      <w:r>
        <w:rPr>
          <w:rFonts w:hint="eastAsia"/>
          <w:color w:val="auto"/>
          <w:highlight w:val="none"/>
        </w:rPr>
        <w:t>，如果只希望定时器作用于其中的一个</w:t>
      </w:r>
      <w:r>
        <w:rPr>
          <w:color w:val="auto"/>
          <w:highlight w:val="none"/>
        </w:rPr>
        <w:t>sampler</w:t>
      </w:r>
      <w:r>
        <w:rPr>
          <w:rFonts w:hint="eastAsia"/>
          <w:color w:val="auto"/>
          <w:highlight w:val="none"/>
        </w:rPr>
        <w:t>，就把定时器放在该sampler下。</w:t>
      </w:r>
      <w:r>
        <w:rPr>
          <w:color w:val="auto"/>
          <w:highlight w:val="none"/>
        </w:rPr>
        <w:t>如果测试人员为线程组添加了多个定时器，那么</w:t>
      </w:r>
      <w:r>
        <w:rPr>
          <w:rFonts w:hint="eastAsia"/>
          <w:color w:val="auto"/>
          <w:highlight w:val="none"/>
        </w:rPr>
        <w:t>JMeter</w:t>
      </w:r>
      <w:r>
        <w:rPr>
          <w:color w:val="auto"/>
          <w:highlight w:val="none"/>
        </w:rPr>
        <w:t>会将这些定时器的时长叠加起来，共同影响作用域范围内的采样器。定时器可以作为采样器或者逻辑控制器的子项，目的是只影响作用域内的采样器。</w:t>
      </w:r>
    </w:p>
    <w:p>
      <w:pPr>
        <w:pStyle w:val="16"/>
        <w:spacing w:before="156" w:after="156"/>
        <w:ind w:firstLine="420"/>
        <w:rPr>
          <w:color w:val="auto"/>
          <w:highlight w:val="none"/>
        </w:rPr>
      </w:pPr>
      <w:r>
        <w:rPr>
          <w:rFonts w:hint="eastAsia"/>
          <w:color w:val="auto"/>
          <w:highlight w:val="none"/>
        </w:rPr>
        <w:t>JMeter常用的定时器有如下几种：</w:t>
      </w:r>
    </w:p>
    <w:p>
      <w:pPr>
        <w:tabs>
          <w:tab w:val="left" w:pos="420"/>
        </w:tabs>
        <w:spacing w:before="156" w:after="156"/>
        <w:ind w:hanging="420"/>
        <w:rPr>
          <w:color w:val="auto"/>
          <w:highlight w:val="none"/>
        </w:rPr>
      </w:pPr>
      <w:r>
        <w:rPr>
          <w:rFonts w:hint="eastAsia"/>
          <w:color w:val="auto"/>
          <w:highlight w:val="none"/>
        </w:rPr>
        <w:tab/>
      </w:r>
      <w:r>
        <w:rPr>
          <w:rFonts w:hint="eastAsia"/>
          <w:color w:val="auto"/>
          <w:highlight w:val="none"/>
        </w:rPr>
        <w:t>（1）固定定时器：最重用</w:t>
      </w:r>
      <w:r>
        <w:rPr>
          <w:color w:val="auto"/>
          <w:highlight w:val="none"/>
        </w:rPr>
        <w:t>的定时器</w:t>
      </w:r>
      <w:r>
        <w:rPr>
          <w:rFonts w:hint="eastAsia"/>
          <w:color w:val="auto"/>
          <w:highlight w:val="none"/>
        </w:rPr>
        <w:t>，比如设置固定定时器时长为2000毫秒，那么在每次</w:t>
      </w:r>
      <w:r>
        <w:rPr>
          <w:color w:val="auto"/>
          <w:highlight w:val="none"/>
        </w:rPr>
        <w:t>sampler</w:t>
      </w:r>
      <w:r>
        <w:rPr>
          <w:rFonts w:hint="eastAsia"/>
          <w:color w:val="auto"/>
          <w:highlight w:val="none"/>
        </w:rPr>
        <w:t>运行之前都会固定等待2秒钟</w:t>
      </w:r>
      <w:r>
        <w:rPr>
          <w:color w:val="auto"/>
          <w:highlight w:val="none"/>
        </w:rPr>
        <w:t>。固定定时器的延时不会计入单个sampler的响应时间，但会计入事务控制器的时间。</w:t>
      </w:r>
      <w:r>
        <w:rPr>
          <w:rFonts w:hint="eastAsia"/>
          <w:color w:val="auto"/>
          <w:highlight w:val="none"/>
        </w:rPr>
        <w:t>比如“</w:t>
      </w:r>
      <w:r>
        <w:rPr>
          <w:color w:val="auto"/>
          <w:highlight w:val="none"/>
        </w:rPr>
        <w:t>java请求</w:t>
      </w:r>
      <w:r>
        <w:rPr>
          <w:rFonts w:hint="eastAsia"/>
          <w:color w:val="auto"/>
          <w:highlight w:val="none"/>
        </w:rPr>
        <w:t>”</w:t>
      </w:r>
      <w:r>
        <w:rPr>
          <w:color w:val="auto"/>
          <w:highlight w:val="none"/>
        </w:rPr>
        <w:t>，定时器相当于LoadRunner中的pacing</w:t>
      </w:r>
      <w:r>
        <w:rPr>
          <w:rFonts w:hint="eastAsia"/>
          <w:color w:val="auto"/>
          <w:highlight w:val="none"/>
        </w:rPr>
        <w:t>（</w:t>
      </w:r>
      <w:r>
        <w:rPr>
          <w:color w:val="auto"/>
          <w:highlight w:val="none"/>
        </w:rPr>
        <w:t>迭代之间的间隔时间</w:t>
      </w:r>
      <w:r>
        <w:rPr>
          <w:rFonts w:hint="eastAsia"/>
          <w:color w:val="auto"/>
          <w:highlight w:val="none"/>
        </w:rPr>
        <w:t>）</w:t>
      </w:r>
      <w:r>
        <w:rPr>
          <w:color w:val="auto"/>
          <w:highlight w:val="none"/>
        </w:rPr>
        <w:t>；对于</w:t>
      </w:r>
      <w:r>
        <w:rPr>
          <w:rFonts w:hint="eastAsia"/>
          <w:color w:val="auto"/>
          <w:highlight w:val="none"/>
        </w:rPr>
        <w:t>“</w:t>
      </w:r>
      <w:r>
        <w:rPr>
          <w:color w:val="auto"/>
          <w:highlight w:val="none"/>
        </w:rPr>
        <w:t>事务控制器</w:t>
      </w:r>
      <w:r>
        <w:rPr>
          <w:rFonts w:hint="eastAsia"/>
          <w:color w:val="auto"/>
          <w:highlight w:val="none"/>
        </w:rPr>
        <w:t>”</w:t>
      </w:r>
      <w:r>
        <w:rPr>
          <w:color w:val="auto"/>
          <w:highlight w:val="none"/>
        </w:rPr>
        <w:t>来说，定时器相当于LoadRunner中的think time</w:t>
      </w:r>
      <w:r>
        <w:rPr>
          <w:rFonts w:hint="eastAsia"/>
          <w:color w:val="auto"/>
          <w:highlight w:val="none"/>
        </w:rPr>
        <w:t>（</w:t>
      </w:r>
      <w:r>
        <w:rPr>
          <w:color w:val="auto"/>
          <w:highlight w:val="none"/>
        </w:rPr>
        <w:t>真实用户在操作过程中的等待时间</w:t>
      </w:r>
      <w:r>
        <w:rPr>
          <w:rFonts w:hint="eastAsia"/>
          <w:color w:val="auto"/>
          <w:highlight w:val="none"/>
        </w:rPr>
        <w:t>）；</w:t>
      </w:r>
    </w:p>
    <w:p>
      <w:pPr>
        <w:tabs>
          <w:tab w:val="left" w:pos="420"/>
        </w:tabs>
        <w:spacing w:before="156" w:after="156"/>
        <w:ind w:hanging="420"/>
        <w:rPr>
          <w:color w:val="auto"/>
          <w:highlight w:val="none"/>
        </w:rPr>
      </w:pPr>
      <w:r>
        <w:rPr>
          <w:rFonts w:hint="eastAsia"/>
          <w:color w:val="auto"/>
          <w:highlight w:val="none"/>
        </w:rPr>
        <w:tab/>
      </w:r>
      <w:r>
        <w:rPr>
          <w:rFonts w:hint="eastAsia"/>
          <w:color w:val="auto"/>
          <w:highlight w:val="none"/>
        </w:rPr>
        <w:t>（2）</w:t>
      </w:r>
      <w:r>
        <w:rPr>
          <w:color w:val="auto"/>
          <w:highlight w:val="none"/>
        </w:rPr>
        <w:t>高斯随机定时器</w:t>
      </w:r>
      <w:r>
        <w:rPr>
          <w:rFonts w:hint="eastAsia"/>
          <w:color w:val="auto"/>
          <w:highlight w:val="none"/>
        </w:rPr>
        <w:t>：</w:t>
      </w:r>
      <w:r>
        <w:rPr>
          <w:color w:val="auto"/>
          <w:highlight w:val="none"/>
        </w:rPr>
        <w:t>定时器的延时时间在指定范围内的正态分布</w:t>
      </w:r>
      <w:r>
        <w:rPr>
          <w:rFonts w:hint="eastAsia"/>
          <w:color w:val="auto"/>
          <w:highlight w:val="none"/>
        </w:rPr>
        <w:t>；</w:t>
      </w:r>
    </w:p>
    <w:p>
      <w:pPr>
        <w:tabs>
          <w:tab w:val="left" w:pos="420"/>
        </w:tabs>
        <w:spacing w:before="156" w:after="156"/>
        <w:ind w:hanging="420"/>
        <w:rPr>
          <w:color w:val="auto"/>
          <w:highlight w:val="none"/>
        </w:rPr>
      </w:pPr>
      <w:r>
        <w:rPr>
          <w:rFonts w:hint="eastAsia"/>
          <w:color w:val="auto"/>
          <w:highlight w:val="none"/>
        </w:rPr>
        <w:tab/>
      </w:r>
      <w:r>
        <w:rPr>
          <w:rFonts w:hint="eastAsia"/>
          <w:color w:val="auto"/>
          <w:highlight w:val="none"/>
        </w:rPr>
        <w:t>（3）</w:t>
      </w:r>
      <w:r>
        <w:rPr>
          <w:color w:val="auto"/>
          <w:highlight w:val="none"/>
        </w:rPr>
        <w:t>Uniform Random Timer</w:t>
      </w:r>
      <w:r>
        <w:rPr>
          <w:rFonts w:hint="eastAsia"/>
          <w:color w:val="auto"/>
          <w:highlight w:val="none"/>
        </w:rPr>
        <w:t>：也就是</w:t>
      </w:r>
      <w:r>
        <w:rPr>
          <w:color w:val="auto"/>
          <w:highlight w:val="none"/>
        </w:rPr>
        <w:t>均匀随机定时器</w:t>
      </w:r>
      <w:r>
        <w:rPr>
          <w:rFonts w:hint="eastAsia"/>
          <w:color w:val="auto"/>
          <w:highlight w:val="none"/>
        </w:rPr>
        <w:t>，</w:t>
      </w:r>
      <w:r>
        <w:rPr>
          <w:color w:val="auto"/>
          <w:highlight w:val="none"/>
        </w:rPr>
        <w:t>延时时间在指定范围内，并且每个时间取值的概率相同</w:t>
      </w:r>
      <w:r>
        <w:rPr>
          <w:rFonts w:hint="eastAsia"/>
          <w:color w:val="auto"/>
          <w:highlight w:val="none"/>
        </w:rPr>
        <w:t>；</w:t>
      </w:r>
    </w:p>
    <w:p>
      <w:pPr>
        <w:tabs>
          <w:tab w:val="left" w:pos="420"/>
        </w:tabs>
        <w:spacing w:before="156" w:after="156"/>
        <w:ind w:hanging="420"/>
        <w:rPr>
          <w:color w:val="auto"/>
          <w:highlight w:val="none"/>
        </w:rPr>
      </w:pPr>
      <w:r>
        <w:rPr>
          <w:rFonts w:hint="eastAsia"/>
          <w:color w:val="auto"/>
          <w:highlight w:val="none"/>
        </w:rPr>
        <w:tab/>
      </w:r>
      <w:r>
        <w:rPr>
          <w:rFonts w:hint="eastAsia"/>
          <w:color w:val="auto"/>
          <w:highlight w:val="none"/>
        </w:rPr>
        <w:t>（4）</w:t>
      </w:r>
      <w:r>
        <w:rPr>
          <w:color w:val="auto"/>
          <w:highlight w:val="none"/>
        </w:rPr>
        <w:t>Constant Throughput Timer</w:t>
      </w:r>
      <w:r>
        <w:rPr>
          <w:rFonts w:hint="eastAsia"/>
          <w:color w:val="auto"/>
          <w:highlight w:val="none"/>
        </w:rPr>
        <w:t>：也就是</w:t>
      </w:r>
      <w:r>
        <w:rPr>
          <w:color w:val="auto"/>
          <w:highlight w:val="none"/>
        </w:rPr>
        <w:t>固定吞吐量定时器</w:t>
      </w:r>
      <w:r>
        <w:rPr>
          <w:rFonts w:hint="eastAsia"/>
          <w:color w:val="auto"/>
          <w:highlight w:val="none"/>
        </w:rPr>
        <w:t>，这种定时器在特定场景非常有用，可以</w:t>
      </w:r>
      <w:r>
        <w:rPr>
          <w:color w:val="auto"/>
          <w:highlight w:val="none"/>
        </w:rPr>
        <w:t>让</w:t>
      </w:r>
      <w:r>
        <w:rPr>
          <w:rFonts w:hint="eastAsia"/>
          <w:color w:val="auto"/>
          <w:highlight w:val="none"/>
        </w:rPr>
        <w:t>JMeter</w:t>
      </w:r>
      <w:r>
        <w:rPr>
          <w:color w:val="auto"/>
          <w:highlight w:val="none"/>
        </w:rPr>
        <w:t>以指定数字的吞吐量（即指定TPS，</w:t>
      </w:r>
      <w:r>
        <w:rPr>
          <w:rFonts w:hint="eastAsia"/>
          <w:color w:val="auto"/>
          <w:highlight w:val="none"/>
        </w:rPr>
        <w:t>JMeter</w:t>
      </w:r>
      <w:r>
        <w:rPr>
          <w:color w:val="auto"/>
          <w:highlight w:val="none"/>
        </w:rPr>
        <w:t>这里要求指定每分钟的执行数，而不是每秒）执行。吞吐量计算的范围可以为指定为当前线程、当前线程组、所有线程组，并且计算吞吐量的依据可以是最近一次线程的执行</w:t>
      </w:r>
      <w:r>
        <w:rPr>
          <w:rFonts w:hint="eastAsia"/>
          <w:color w:val="auto"/>
          <w:highlight w:val="none"/>
        </w:rPr>
        <w:t>时间；</w:t>
      </w:r>
    </w:p>
    <w:p>
      <w:pPr>
        <w:tabs>
          <w:tab w:val="left" w:pos="420"/>
        </w:tabs>
        <w:spacing w:before="156" w:after="156"/>
        <w:ind w:hanging="420"/>
        <w:rPr>
          <w:color w:val="auto"/>
          <w:highlight w:val="none"/>
        </w:rPr>
      </w:pPr>
      <w:r>
        <w:rPr>
          <w:rFonts w:hint="eastAsia"/>
          <w:color w:val="auto"/>
          <w:highlight w:val="none"/>
        </w:rPr>
        <w:tab/>
      </w:r>
      <w:r>
        <w:rPr>
          <w:rFonts w:hint="eastAsia"/>
          <w:color w:val="auto"/>
          <w:highlight w:val="none"/>
        </w:rPr>
        <w:t>（5）</w:t>
      </w:r>
      <w:r>
        <w:rPr>
          <w:color w:val="auto"/>
          <w:highlight w:val="none"/>
        </w:rPr>
        <w:t>Synchronizing Timer</w:t>
      </w:r>
      <w:r>
        <w:rPr>
          <w:rFonts w:hint="eastAsia"/>
          <w:color w:val="auto"/>
          <w:highlight w:val="none"/>
        </w:rPr>
        <w:t>：</w:t>
      </w:r>
      <w:r>
        <w:rPr>
          <w:color w:val="auto"/>
          <w:highlight w:val="none"/>
        </w:rPr>
        <w:t>同步定时器</w:t>
      </w:r>
      <w:r>
        <w:rPr>
          <w:rFonts w:hint="eastAsia"/>
          <w:color w:val="auto"/>
          <w:highlight w:val="none"/>
        </w:rPr>
        <w:t>也就是JMeter的集合点了，与LoadRunner的结合点基本相当，可以使线程进行等待，当达到指定的线程数后，在一起执行，可以模拟同时的并发。</w:t>
      </w:r>
    </w:p>
    <w:p>
      <w:pPr>
        <w:pStyle w:val="4"/>
        <w:rPr>
          <w:color w:val="auto"/>
          <w:highlight w:val="none"/>
        </w:rPr>
      </w:pPr>
      <w:bookmarkStart w:id="36" w:name="_Toc7552"/>
      <w:r>
        <w:rPr>
          <w:rFonts w:hint="eastAsia"/>
          <w:color w:val="auto"/>
          <w:highlight w:val="none"/>
        </w:rPr>
        <w:t>集合点</w:t>
      </w:r>
      <w:r>
        <w:rPr>
          <w:color w:val="auto"/>
          <w:highlight w:val="none"/>
        </w:rPr>
        <w:t>—</w:t>
      </w:r>
      <w:r>
        <w:rPr>
          <w:rFonts w:hint="eastAsia"/>
          <w:color w:val="auto"/>
          <w:highlight w:val="none"/>
        </w:rPr>
        <w:t>同步定时器</w:t>
      </w:r>
      <w:bookmarkEnd w:id="36"/>
    </w:p>
    <w:p>
      <w:pPr>
        <w:tabs>
          <w:tab w:val="left" w:pos="420"/>
        </w:tabs>
        <w:spacing w:before="156" w:after="156"/>
        <w:ind w:firstLine="420"/>
        <w:rPr>
          <w:rFonts w:ascii="宋体" w:hAnsi="Courier New" w:cs="Courier New"/>
          <w:color w:val="auto"/>
          <w:szCs w:val="21"/>
          <w:highlight w:val="none"/>
        </w:rPr>
      </w:pPr>
      <w:r>
        <w:rPr>
          <w:rFonts w:ascii="宋体" w:hAnsi="Courier New" w:cs="Courier New"/>
          <w:color w:val="auto"/>
          <w:szCs w:val="21"/>
          <w:highlight w:val="none"/>
        </w:rPr>
        <w:t>L</w:t>
      </w:r>
      <w:r>
        <w:rPr>
          <w:rFonts w:hint="eastAsia" w:ascii="宋体" w:hAnsi="Courier New" w:cs="Courier New"/>
          <w:color w:val="auto"/>
          <w:szCs w:val="21"/>
          <w:highlight w:val="none"/>
        </w:rPr>
        <w:t>oadRunner</w:t>
      </w:r>
      <w:r>
        <w:rPr>
          <w:rFonts w:ascii="宋体" w:hAnsi="Courier New" w:cs="Courier New"/>
          <w:color w:val="auto"/>
          <w:szCs w:val="21"/>
          <w:highlight w:val="none"/>
        </w:rPr>
        <w:t>中集合点可以设置多个虚拟用户等待到一个点，同时触发一个事务,以达到模拟真实环境下多个用户同时操作,实现性能测试的最终目的。</w:t>
      </w:r>
      <w:r>
        <w:rPr>
          <w:rFonts w:hint="eastAsia" w:ascii="宋体" w:hAnsi="Courier New" w:cs="Courier New"/>
          <w:color w:val="auto"/>
          <w:szCs w:val="21"/>
          <w:highlight w:val="none"/>
        </w:rPr>
        <w:t>JMete中也有集合点这个概念，JM</w:t>
      </w:r>
      <w:r>
        <w:rPr>
          <w:rFonts w:ascii="宋体" w:hAnsi="Courier New" w:cs="Courier New"/>
          <w:color w:val="auto"/>
          <w:szCs w:val="21"/>
          <w:highlight w:val="none"/>
        </w:rPr>
        <w:t>eter中使用Synchronizing Timer实现集合点的功能，模拟多用户并发测试，即多个线程在同一时刻并发请求。将测试元件</w:t>
      </w:r>
      <w:r>
        <w:rPr>
          <w:rFonts w:hint="eastAsia" w:ascii="宋体" w:hAnsi="Courier New" w:cs="Courier New"/>
          <w:color w:val="auto"/>
          <w:szCs w:val="21"/>
          <w:highlight w:val="none"/>
        </w:rPr>
        <w:t>的</w:t>
      </w:r>
      <w:r>
        <w:rPr>
          <w:rFonts w:ascii="宋体" w:hAnsi="Courier New" w:cs="Courier New"/>
          <w:color w:val="auto"/>
          <w:szCs w:val="21"/>
          <w:highlight w:val="none"/>
        </w:rPr>
        <w:t>Synchronizing Timer添加到请求之前或某个Sampler的子节点，右键菜单依次选择“添加</w:t>
      </w:r>
      <w:r>
        <w:rPr>
          <w:rFonts w:hint="eastAsia" w:hAnsi="宋体" w:cs="宋体"/>
          <w:color w:val="auto"/>
          <w:kern w:val="0"/>
          <w:highlight w:val="none"/>
        </w:rPr>
        <w:t>→</w:t>
      </w:r>
      <w:r>
        <w:rPr>
          <w:rFonts w:ascii="宋体" w:hAnsi="Courier New" w:cs="Courier New"/>
          <w:color w:val="auto"/>
          <w:szCs w:val="21"/>
          <w:highlight w:val="none"/>
        </w:rPr>
        <w:t>定时器</w:t>
      </w:r>
      <w:r>
        <w:rPr>
          <w:rFonts w:hint="eastAsia" w:hAnsi="宋体" w:cs="宋体"/>
          <w:color w:val="auto"/>
          <w:kern w:val="0"/>
          <w:highlight w:val="none"/>
        </w:rPr>
        <w:t>→</w:t>
      </w:r>
      <w:r>
        <w:rPr>
          <w:rFonts w:ascii="宋体" w:hAnsi="Courier New" w:cs="Courier New"/>
          <w:color w:val="auto"/>
          <w:szCs w:val="21"/>
          <w:highlight w:val="none"/>
        </w:rPr>
        <w:t>Synchronizing Timer”</w:t>
      </w:r>
      <w:r>
        <w:rPr>
          <w:rFonts w:hint="eastAsia" w:ascii="宋体" w:hAnsi="Courier New" w:cs="Courier New"/>
          <w:color w:val="auto"/>
          <w:szCs w:val="21"/>
          <w:highlight w:val="none"/>
        </w:rPr>
        <w:t>，如图5-17所示。</w:t>
      </w:r>
    </w:p>
    <w:p>
      <w:pPr>
        <w:tabs>
          <w:tab w:val="left" w:pos="420"/>
        </w:tabs>
        <w:spacing w:before="156" w:after="156"/>
        <w:ind w:firstLine="420"/>
        <w:rPr>
          <w:color w:val="auto"/>
          <w:highlight w:val="none"/>
        </w:rPr>
      </w:pPr>
      <w:r>
        <w:rPr>
          <w:color w:val="auto"/>
          <w:highlight w:val="none"/>
        </w:rPr>
        <w:drawing>
          <wp:inline distT="0" distB="0" distL="114300" distR="114300">
            <wp:extent cx="5267325" cy="7715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7"/>
                    <a:stretch>
                      <a:fillRect/>
                    </a:stretch>
                  </pic:blipFill>
                  <pic:spPr>
                    <a:xfrm>
                      <a:off x="0" y="0"/>
                      <a:ext cx="5267325" cy="771525"/>
                    </a:xfrm>
                    <a:prstGeom prst="rect">
                      <a:avLst/>
                    </a:prstGeom>
                    <a:noFill/>
                    <a:ln w="9525">
                      <a:noFill/>
                      <a:miter/>
                    </a:ln>
                  </pic:spPr>
                </pic:pic>
              </a:graphicData>
            </a:graphic>
          </wp:inline>
        </w:drawing>
      </w:r>
    </w:p>
    <w:p>
      <w:pPr>
        <w:spacing w:before="156" w:after="156"/>
        <w:ind w:firstLine="360"/>
        <w:jc w:val="center"/>
        <w:rPr>
          <w:rFonts w:ascii="黑体" w:hAnsi="黑体" w:eastAsia="黑体" w:cs="黑体"/>
          <w:color w:val="auto"/>
          <w:sz w:val="18"/>
          <w:szCs w:val="18"/>
          <w:highlight w:val="none"/>
        </w:rPr>
      </w:pPr>
      <w:r>
        <w:rPr>
          <w:rFonts w:hint="eastAsia" w:ascii="黑体" w:hAnsi="黑体" w:eastAsia="黑体" w:cs="黑体"/>
          <w:color w:val="auto"/>
          <w:sz w:val="18"/>
          <w:szCs w:val="18"/>
          <w:highlight w:val="none"/>
        </w:rPr>
        <w:t>图5-17</w:t>
      </w:r>
      <w:r>
        <w:rPr>
          <w:rFonts w:ascii="黑体" w:hAnsi="黑体" w:eastAsia="黑体" w:cs="黑体"/>
          <w:color w:val="auto"/>
          <w:sz w:val="18"/>
          <w:szCs w:val="18"/>
          <w:highlight w:val="none"/>
        </w:rPr>
        <w:t xml:space="preserve"> </w:t>
      </w:r>
      <w:r>
        <w:rPr>
          <w:rFonts w:hint="eastAsia" w:ascii="黑体" w:hAnsi="黑体" w:eastAsia="黑体" w:cs="黑体"/>
          <w:color w:val="auto"/>
          <w:sz w:val="18"/>
          <w:szCs w:val="18"/>
          <w:highlight w:val="none"/>
        </w:rPr>
        <w:t>JMeter集合点</w:t>
      </w:r>
    </w:p>
    <w:p>
      <w:pPr>
        <w:tabs>
          <w:tab w:val="left" w:pos="420"/>
        </w:tabs>
        <w:spacing w:before="156" w:after="156"/>
        <w:ind w:firstLine="420"/>
        <w:rPr>
          <w:rFonts w:ascii="宋体" w:hAnsi="Courier New" w:cs="Courier New"/>
          <w:color w:val="auto"/>
          <w:szCs w:val="21"/>
          <w:highlight w:val="none"/>
        </w:rPr>
      </w:pPr>
      <w:r>
        <w:rPr>
          <w:rFonts w:hint="eastAsia" w:ascii="宋体" w:hAnsi="Courier New" w:cs="Courier New"/>
          <w:color w:val="auto"/>
          <w:szCs w:val="21"/>
          <w:highlight w:val="none"/>
        </w:rPr>
        <w:t>Synchronizing Timer相关界面解释如下：</w:t>
      </w:r>
    </w:p>
    <w:p>
      <w:pPr>
        <w:numPr>
          <w:ilvl w:val="0"/>
          <w:numId w:val="17"/>
        </w:numPr>
        <w:tabs>
          <w:tab w:val="left" w:pos="420"/>
        </w:tabs>
        <w:spacing w:before="156" w:after="156"/>
        <w:rPr>
          <w:color w:val="auto"/>
          <w:highlight w:val="none"/>
        </w:rPr>
      </w:pPr>
      <w:r>
        <w:rPr>
          <w:rFonts w:hint="eastAsia"/>
          <w:color w:val="auto"/>
          <w:highlight w:val="none"/>
        </w:rPr>
        <w:t>名称：该节点的名称，可自行定义。</w:t>
      </w:r>
    </w:p>
    <w:p>
      <w:pPr>
        <w:numPr>
          <w:ilvl w:val="0"/>
          <w:numId w:val="17"/>
        </w:numPr>
        <w:tabs>
          <w:tab w:val="left" w:pos="420"/>
        </w:tabs>
        <w:spacing w:before="156" w:after="156"/>
        <w:rPr>
          <w:rFonts w:ascii="宋体" w:hAnsi="Courier New" w:cs="Courier New"/>
          <w:color w:val="auto"/>
          <w:szCs w:val="21"/>
          <w:highlight w:val="none"/>
        </w:rPr>
      </w:pPr>
      <w:r>
        <w:rPr>
          <w:rFonts w:hint="eastAsia"/>
          <w:color w:val="auto"/>
          <w:highlight w:val="none"/>
        </w:rPr>
        <w:t>注释：对该节点的注释，有意义即可。</w:t>
      </w:r>
    </w:p>
    <w:p>
      <w:pPr>
        <w:numPr>
          <w:ilvl w:val="0"/>
          <w:numId w:val="17"/>
        </w:numPr>
        <w:tabs>
          <w:tab w:val="left" w:pos="420"/>
        </w:tabs>
        <w:spacing w:before="156" w:after="156"/>
        <w:rPr>
          <w:color w:val="auto"/>
          <w:highlight w:val="none"/>
        </w:rPr>
      </w:pPr>
      <w:r>
        <w:rPr>
          <w:rFonts w:hint="eastAsia"/>
          <w:color w:val="auto"/>
          <w:highlight w:val="none"/>
        </w:rPr>
        <w:t>Number of Simulated users to Group by</w:t>
      </w:r>
      <w:ins w:id="6" w:author="计算机" w:date="2016-08-19T17:05:00Z">
        <w:r>
          <w:rPr>
            <w:rFonts w:hint="eastAsia"/>
            <w:color w:val="auto"/>
            <w:highlight w:val="none"/>
          </w:rPr>
          <w:t>：</w:t>
        </w:r>
      </w:ins>
      <w:r>
        <w:rPr>
          <w:rFonts w:hint="eastAsia"/>
          <w:color w:val="auto"/>
          <w:highlight w:val="none"/>
        </w:rPr>
        <w:t>集合点集合够N个用户才开始执行并发，使用中发现最后一批线程数不够集合点数目时，jmeter会停止不动，如果碰到这种情况，只能杀掉JMeter进程重新执行测试。</w:t>
      </w:r>
    </w:p>
    <w:p>
      <w:pPr>
        <w:pStyle w:val="3"/>
        <w:rPr>
          <w:color w:val="auto"/>
          <w:highlight w:val="none"/>
        </w:rPr>
      </w:pPr>
      <w:bookmarkStart w:id="37" w:name="_Toc4860"/>
      <w:r>
        <w:rPr>
          <w:rFonts w:hint="eastAsia"/>
          <w:color w:val="auto"/>
          <w:highlight w:val="none"/>
        </w:rPr>
        <w:t>运行结果分析</w:t>
      </w:r>
      <w:bookmarkEnd w:id="37"/>
    </w:p>
    <w:p>
      <w:pPr>
        <w:spacing w:before="156" w:after="156"/>
        <w:ind w:firstLine="420"/>
        <w:rPr>
          <w:color w:val="auto"/>
          <w:highlight w:val="none"/>
        </w:rPr>
      </w:pPr>
      <w:r>
        <w:rPr>
          <w:rFonts w:hint="eastAsia"/>
          <w:color w:val="auto"/>
          <w:highlight w:val="none"/>
        </w:rPr>
        <w:t>JMeter的运行结果都是需要添加监听器，常用的监听器包括聚合报告、图形结果、监视器结果、Aggregate Graph。查看结果树。在运行性能场景的时候，尽量不要同时开启多个监听器，因为监听器会消耗系统资源，更多的监听器也会导致测试结果的失真，所以在运行性能测试场景的时候，尽量选择一个合适的监听器，下面挑选几个比较常用的监听器进行说明。</w:t>
      </w:r>
    </w:p>
    <w:p>
      <w:pPr>
        <w:pStyle w:val="4"/>
        <w:rPr>
          <w:color w:val="auto"/>
          <w:highlight w:val="none"/>
        </w:rPr>
      </w:pPr>
      <w:bookmarkStart w:id="38" w:name="_Toc5586"/>
      <w:r>
        <w:rPr>
          <w:rFonts w:hint="eastAsia"/>
          <w:color w:val="auto"/>
          <w:highlight w:val="none"/>
        </w:rPr>
        <w:t>聚合报告（Aggregate Report/ Aggregate Graph）</w:t>
      </w:r>
      <w:bookmarkEnd w:id="38"/>
    </w:p>
    <w:p>
      <w:pPr>
        <w:spacing w:before="156" w:after="156"/>
        <w:ind w:firstLine="420"/>
        <w:rPr>
          <w:color w:val="auto"/>
          <w:highlight w:val="none"/>
        </w:rPr>
      </w:pPr>
      <w:r>
        <w:rPr>
          <w:rFonts w:hint="eastAsia"/>
          <w:color w:val="auto"/>
          <w:highlight w:val="none"/>
        </w:rPr>
        <w:t>JMeter的聚合报告，如图5-18所示。</w:t>
      </w:r>
    </w:p>
    <w:p>
      <w:pPr>
        <w:spacing w:before="156" w:after="156"/>
        <w:ind w:firstLine="228" w:firstLineChars="95"/>
        <w:jc w:val="center"/>
        <w:rPr>
          <w:color w:val="auto"/>
          <w:highlight w:val="none"/>
        </w:rPr>
      </w:pPr>
      <w:r>
        <w:rPr>
          <w:color w:val="auto"/>
          <w:highlight w:val="none"/>
        </w:rPr>
        <w:drawing>
          <wp:inline distT="0" distB="0" distL="114300" distR="114300">
            <wp:extent cx="4629150" cy="1066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8"/>
                    <a:stretch>
                      <a:fillRect/>
                    </a:stretch>
                  </pic:blipFill>
                  <pic:spPr>
                    <a:xfrm>
                      <a:off x="0" y="0"/>
                      <a:ext cx="4629150" cy="1066800"/>
                    </a:xfrm>
                    <a:prstGeom prst="rect">
                      <a:avLst/>
                    </a:prstGeom>
                    <a:noFill/>
                    <a:ln w="9525">
                      <a:noFill/>
                      <a:miter/>
                    </a:ln>
                  </pic:spPr>
                </pic:pic>
              </a:graphicData>
            </a:graphic>
          </wp:inline>
        </w:drawing>
      </w:r>
    </w:p>
    <w:p>
      <w:pPr>
        <w:spacing w:before="156" w:after="156"/>
        <w:ind w:firstLine="360"/>
        <w:jc w:val="center"/>
        <w:rPr>
          <w:rStyle w:val="33"/>
          <w:color w:val="auto"/>
          <w:highlight w:val="none"/>
        </w:rPr>
      </w:pPr>
      <w:r>
        <w:rPr>
          <w:rFonts w:hint="eastAsia" w:ascii="黑体" w:hAnsi="黑体" w:eastAsia="黑体" w:cs="黑体"/>
          <w:color w:val="auto"/>
          <w:sz w:val="18"/>
          <w:szCs w:val="18"/>
          <w:highlight w:val="none"/>
        </w:rPr>
        <w:t>图5-18</w:t>
      </w:r>
      <w:r>
        <w:rPr>
          <w:rFonts w:ascii="黑体" w:hAnsi="黑体" w:eastAsia="黑体" w:cs="黑体"/>
          <w:color w:val="auto"/>
          <w:sz w:val="18"/>
          <w:szCs w:val="18"/>
          <w:highlight w:val="none"/>
        </w:rPr>
        <w:t xml:space="preserve"> </w:t>
      </w:r>
      <w:r>
        <w:rPr>
          <w:rFonts w:hint="eastAsia" w:ascii="黑体" w:hAnsi="黑体" w:eastAsia="黑体" w:cs="黑体"/>
          <w:color w:val="auto"/>
          <w:sz w:val="18"/>
          <w:szCs w:val="18"/>
          <w:highlight w:val="none"/>
        </w:rPr>
        <w:t>jmetet的聚合报告</w:t>
      </w:r>
    </w:p>
    <w:p>
      <w:pPr>
        <w:spacing w:before="156" w:after="156"/>
        <w:ind w:firstLine="360"/>
        <w:jc w:val="left"/>
        <w:rPr>
          <w:rStyle w:val="33"/>
          <w:color w:val="auto"/>
          <w:highlight w:val="none"/>
        </w:rPr>
      </w:pPr>
      <w:r>
        <w:rPr>
          <w:rFonts w:ascii="黑体" w:hAnsi="黑体" w:eastAsia="黑体" w:cs="黑体"/>
          <w:color w:val="auto"/>
          <w:sz w:val="18"/>
          <w:szCs w:val="18"/>
          <w:highlight w:val="none"/>
        </w:rPr>
        <w:t>JMeter</w:t>
      </w:r>
      <w:r>
        <w:rPr>
          <w:rStyle w:val="33"/>
          <w:rFonts w:hint="eastAsia"/>
          <w:color w:val="auto"/>
          <w:highlight w:val="none"/>
        </w:rPr>
        <w:t>聚合报告相关解释如下：</w:t>
      </w:r>
    </w:p>
    <w:p>
      <w:pPr>
        <w:numPr>
          <w:ilvl w:val="0"/>
          <w:numId w:val="19"/>
        </w:numPr>
        <w:tabs>
          <w:tab w:val="left" w:pos="420"/>
        </w:tabs>
        <w:spacing w:before="156" w:after="156"/>
        <w:rPr>
          <w:color w:val="auto"/>
          <w:highlight w:val="none"/>
        </w:rPr>
      </w:pPr>
      <w:r>
        <w:rPr>
          <w:rFonts w:hint="eastAsia"/>
          <w:b/>
          <w:color w:val="auto"/>
          <w:highlight w:val="none"/>
        </w:rPr>
        <w:t>Label：请求的名称，</w:t>
      </w:r>
      <w:r>
        <w:rPr>
          <w:rFonts w:hint="eastAsia"/>
          <w:color w:val="auto"/>
          <w:highlight w:val="none"/>
        </w:rPr>
        <w:t>如图5-16中左侧的请求名称有http://www.baidu.com/s和好好学习，聚合报告中也显示这2个名称；</w:t>
      </w:r>
    </w:p>
    <w:p>
      <w:pPr>
        <w:numPr>
          <w:ilvl w:val="0"/>
          <w:numId w:val="19"/>
        </w:numPr>
        <w:tabs>
          <w:tab w:val="left" w:pos="420"/>
        </w:tabs>
        <w:spacing w:before="156" w:after="156"/>
        <w:rPr>
          <w:color w:val="auto"/>
          <w:highlight w:val="none"/>
        </w:rPr>
      </w:pPr>
      <w:r>
        <w:rPr>
          <w:b/>
          <w:color w:val="auto"/>
          <w:highlight w:val="none"/>
        </w:rPr>
        <w:t>Samples</w:t>
      </w:r>
      <w:r>
        <w:rPr>
          <w:rFonts w:hint="eastAsia"/>
          <w:b/>
          <w:color w:val="auto"/>
          <w:highlight w:val="none"/>
        </w:rPr>
        <w:t>：本次测试一共运行了多少个请求，</w:t>
      </w:r>
      <w:r>
        <w:rPr>
          <w:rFonts w:hint="eastAsia"/>
          <w:color w:val="auto"/>
          <w:highlight w:val="none"/>
        </w:rPr>
        <w:t>比如图5-16中有2个请求，迭代5次，一共运行10次；</w:t>
      </w:r>
    </w:p>
    <w:p>
      <w:pPr>
        <w:numPr>
          <w:ilvl w:val="0"/>
          <w:numId w:val="19"/>
        </w:numPr>
        <w:tabs>
          <w:tab w:val="left" w:pos="420"/>
        </w:tabs>
        <w:spacing w:before="156" w:after="156"/>
        <w:rPr>
          <w:color w:val="auto"/>
          <w:highlight w:val="none"/>
        </w:rPr>
      </w:pPr>
      <w:r>
        <w:rPr>
          <w:b/>
          <w:color w:val="auto"/>
          <w:highlight w:val="none"/>
        </w:rPr>
        <w:t>Average</w:t>
      </w:r>
      <w:r>
        <w:rPr>
          <w:rFonts w:hint="eastAsia"/>
          <w:b/>
          <w:color w:val="auto"/>
          <w:highlight w:val="none"/>
        </w:rPr>
        <w:t>：测试结果的平均响应时间</w:t>
      </w:r>
      <w:r>
        <w:rPr>
          <w:rFonts w:hint="eastAsia"/>
          <w:color w:val="auto"/>
          <w:highlight w:val="none"/>
        </w:rPr>
        <w:t>，单位毫秒；</w:t>
      </w:r>
    </w:p>
    <w:p>
      <w:pPr>
        <w:numPr>
          <w:ilvl w:val="0"/>
          <w:numId w:val="19"/>
        </w:numPr>
        <w:tabs>
          <w:tab w:val="left" w:pos="420"/>
        </w:tabs>
        <w:spacing w:before="156" w:after="156"/>
        <w:rPr>
          <w:color w:val="auto"/>
          <w:highlight w:val="none"/>
        </w:rPr>
      </w:pPr>
      <w:r>
        <w:rPr>
          <w:b/>
          <w:color w:val="auto"/>
          <w:highlight w:val="none"/>
        </w:rPr>
        <w:t>Median</w:t>
      </w:r>
      <w:r>
        <w:rPr>
          <w:rFonts w:hint="eastAsia"/>
          <w:b/>
          <w:color w:val="auto"/>
          <w:highlight w:val="none"/>
        </w:rPr>
        <w:t>：测试结果中的</w:t>
      </w:r>
      <w:r>
        <w:rPr>
          <w:rFonts w:hint="eastAsia"/>
          <w:color w:val="auto"/>
          <w:highlight w:val="none"/>
        </w:rPr>
        <w:t>中间值</w:t>
      </w:r>
      <w:r>
        <w:rPr>
          <w:rFonts w:hint="eastAsia"/>
          <w:color w:val="auto"/>
          <w:highlight w:val="none"/>
        </w:rPr>
        <w:t>，即50%服务器响应时间低于该值50%的服务器响应时间高于该值；</w:t>
      </w:r>
    </w:p>
    <w:p>
      <w:pPr>
        <w:numPr>
          <w:ilvl w:val="0"/>
          <w:numId w:val="19"/>
        </w:numPr>
        <w:tabs>
          <w:tab w:val="left" w:pos="420"/>
        </w:tabs>
        <w:spacing w:before="156" w:after="156"/>
        <w:rPr>
          <w:color w:val="auto"/>
          <w:highlight w:val="none"/>
        </w:rPr>
      </w:pPr>
      <w:r>
        <w:rPr>
          <w:b/>
          <w:color w:val="auto"/>
          <w:highlight w:val="none"/>
        </w:rPr>
        <w:t>90% Line</w:t>
      </w:r>
      <w:r>
        <w:rPr>
          <w:rFonts w:hint="eastAsia"/>
          <w:b/>
          <w:color w:val="auto"/>
          <w:highlight w:val="none"/>
        </w:rPr>
        <w:t>：</w:t>
      </w:r>
      <w:r>
        <w:rPr>
          <w:rFonts w:hint="eastAsia"/>
          <w:color w:val="auto"/>
          <w:highlight w:val="none"/>
        </w:rPr>
        <w:t>测试结果中90%用户的响应时间不超过该值</w:t>
      </w:r>
      <w:r>
        <w:rPr>
          <w:rFonts w:hint="eastAsia"/>
          <w:color w:val="auto"/>
          <w:highlight w:val="none"/>
        </w:rPr>
        <w:t>；</w:t>
      </w:r>
    </w:p>
    <w:p>
      <w:pPr>
        <w:numPr>
          <w:ilvl w:val="0"/>
          <w:numId w:val="19"/>
        </w:numPr>
        <w:tabs>
          <w:tab w:val="left" w:pos="420"/>
        </w:tabs>
        <w:spacing w:before="156" w:after="156"/>
        <w:rPr>
          <w:color w:val="auto"/>
          <w:highlight w:val="none"/>
        </w:rPr>
      </w:pPr>
      <w:r>
        <w:rPr>
          <w:b/>
          <w:color w:val="auto"/>
          <w:highlight w:val="none"/>
        </w:rPr>
        <w:t>Min</w:t>
      </w:r>
      <w:r>
        <w:rPr>
          <w:rFonts w:hint="eastAsia"/>
          <w:b/>
          <w:color w:val="auto"/>
          <w:highlight w:val="none"/>
        </w:rPr>
        <w:t>：</w:t>
      </w:r>
      <w:r>
        <w:rPr>
          <w:rFonts w:hint="eastAsia"/>
          <w:color w:val="auto"/>
          <w:highlight w:val="none"/>
        </w:rPr>
        <w:t>测试结果中最小响应时间；</w:t>
      </w:r>
    </w:p>
    <w:p>
      <w:pPr>
        <w:numPr>
          <w:ilvl w:val="0"/>
          <w:numId w:val="19"/>
        </w:numPr>
        <w:tabs>
          <w:tab w:val="left" w:pos="420"/>
        </w:tabs>
        <w:spacing w:before="156" w:after="156"/>
        <w:rPr>
          <w:color w:val="auto"/>
          <w:highlight w:val="none"/>
        </w:rPr>
      </w:pPr>
      <w:r>
        <w:rPr>
          <w:b/>
          <w:color w:val="auto"/>
          <w:highlight w:val="none"/>
        </w:rPr>
        <w:t>Max</w:t>
      </w:r>
      <w:r>
        <w:rPr>
          <w:rFonts w:hint="eastAsia"/>
          <w:b/>
          <w:color w:val="auto"/>
          <w:highlight w:val="none"/>
        </w:rPr>
        <w:t>：</w:t>
      </w:r>
      <w:r>
        <w:rPr>
          <w:rFonts w:hint="eastAsia"/>
          <w:color w:val="auto"/>
          <w:highlight w:val="none"/>
        </w:rPr>
        <w:t>测试结果中最大响应时间；</w:t>
      </w:r>
    </w:p>
    <w:p>
      <w:pPr>
        <w:numPr>
          <w:ilvl w:val="0"/>
          <w:numId w:val="19"/>
        </w:numPr>
        <w:tabs>
          <w:tab w:val="left" w:pos="420"/>
        </w:tabs>
        <w:spacing w:before="156" w:after="156"/>
        <w:rPr>
          <w:color w:val="auto"/>
          <w:highlight w:val="none"/>
        </w:rPr>
      </w:pPr>
      <w:r>
        <w:rPr>
          <w:b/>
          <w:color w:val="auto"/>
          <w:highlight w:val="none"/>
        </w:rPr>
        <w:t>Error%</w:t>
      </w:r>
      <w:r>
        <w:rPr>
          <w:rFonts w:hint="eastAsia"/>
          <w:b/>
          <w:color w:val="auto"/>
          <w:highlight w:val="none"/>
        </w:rPr>
        <w:t>：</w:t>
      </w:r>
      <w:r>
        <w:rPr>
          <w:rFonts w:hint="eastAsia"/>
          <w:color w:val="auto"/>
          <w:highlight w:val="none"/>
        </w:rPr>
        <w:t>本次测试错误率，性能测试的前提是需要保证业务的正确性的，如果错误率过高，那么性能结果一般也是不能接受的。行业内一般要求是99.99%，当然，这个不是绝对的；</w:t>
      </w:r>
    </w:p>
    <w:p>
      <w:pPr>
        <w:numPr>
          <w:ilvl w:val="0"/>
          <w:numId w:val="19"/>
        </w:numPr>
        <w:tabs>
          <w:tab w:val="left" w:pos="420"/>
        </w:tabs>
        <w:spacing w:before="156" w:after="156"/>
        <w:rPr>
          <w:color w:val="auto"/>
          <w:highlight w:val="none"/>
        </w:rPr>
      </w:pPr>
      <w:r>
        <w:rPr>
          <w:b/>
          <w:color w:val="auto"/>
          <w:highlight w:val="none"/>
        </w:rPr>
        <w:t>Throughput</w:t>
      </w:r>
      <w:r>
        <w:rPr>
          <w:rFonts w:hint="eastAsia"/>
          <w:b/>
          <w:color w:val="auto"/>
          <w:highlight w:val="none"/>
        </w:rPr>
        <w:t>：</w:t>
      </w:r>
      <w:r>
        <w:rPr>
          <w:rFonts w:hint="eastAsia"/>
          <w:color w:val="auto"/>
          <w:highlight w:val="none"/>
        </w:rPr>
        <w:t>吞吐量；默认情况下表示每秒完成的请求数（</w:t>
      </w:r>
      <w:r>
        <w:rPr>
          <w:color w:val="auto"/>
          <w:highlight w:val="none"/>
        </w:rPr>
        <w:t>Request per Second</w:t>
      </w:r>
      <w:r>
        <w:rPr>
          <w:rFonts w:hint="eastAsia"/>
          <w:color w:val="auto"/>
          <w:highlight w:val="none"/>
        </w:rPr>
        <w:t>）；</w:t>
      </w:r>
    </w:p>
    <w:p>
      <w:pPr>
        <w:numPr>
          <w:ilvl w:val="0"/>
          <w:numId w:val="19"/>
        </w:numPr>
        <w:tabs>
          <w:tab w:val="left" w:pos="420"/>
        </w:tabs>
        <w:spacing w:before="156" w:after="156"/>
        <w:rPr>
          <w:color w:val="auto"/>
          <w:highlight w:val="none"/>
        </w:rPr>
      </w:pPr>
      <w:r>
        <w:rPr>
          <w:b/>
          <w:color w:val="auto"/>
          <w:highlight w:val="none"/>
        </w:rPr>
        <w:t>KB/Sec</w:t>
      </w:r>
      <w:r>
        <w:rPr>
          <w:rFonts w:hint="eastAsia"/>
          <w:b/>
          <w:color w:val="auto"/>
          <w:highlight w:val="none"/>
        </w:rPr>
        <w:t>：</w:t>
      </w:r>
      <w:r>
        <w:rPr>
          <w:b/>
          <w:color w:val="auto"/>
          <w:highlight w:val="none"/>
        </w:rPr>
        <w:t>每秒从服务器端接收到的数据量</w:t>
      </w:r>
      <w:r>
        <w:rPr>
          <w:rFonts w:hint="eastAsia"/>
          <w:color w:val="auto"/>
          <w:highlight w:val="none"/>
        </w:rPr>
        <w:t>。</w:t>
      </w:r>
    </w:p>
    <w:p>
      <w:pPr>
        <w:spacing w:before="156" w:after="156"/>
        <w:rPr>
          <w:color w:val="auto"/>
          <w:highlight w:val="none"/>
        </w:rPr>
      </w:pPr>
      <w:r>
        <w:rPr>
          <w:rFonts w:hint="eastAsia"/>
          <w:color w:val="auto"/>
          <w:highlight w:val="none"/>
        </w:rPr>
        <w:t>点击“Configure”后会弹出监听器的公告属性，可以对报告保存的结果信息进行修改，建议保存为CSV格式，因为这样会节约系统资源。</w:t>
      </w:r>
    </w:p>
    <w:p>
      <w:pPr>
        <w:spacing w:before="156" w:after="156"/>
        <w:rPr>
          <w:color w:val="auto"/>
          <w:highlight w:val="none"/>
        </w:rPr>
      </w:pPr>
      <w:r>
        <w:rPr>
          <w:rFonts w:hint="eastAsia"/>
          <w:color w:val="auto"/>
          <w:highlight w:val="none"/>
        </w:rPr>
        <w:t>“</w:t>
      </w:r>
      <w:bookmarkStart w:id="39" w:name="OLE_LINK12"/>
      <w:r>
        <w:rPr>
          <w:rFonts w:hint="eastAsia"/>
          <w:color w:val="auto"/>
          <w:highlight w:val="none"/>
        </w:rPr>
        <w:t>Aggregate Graph</w:t>
      </w:r>
      <w:bookmarkEnd w:id="39"/>
      <w:r>
        <w:rPr>
          <w:rFonts w:hint="eastAsia"/>
          <w:color w:val="auto"/>
          <w:highlight w:val="none"/>
        </w:rPr>
        <w:t>”的结果与聚合报告基本是一样的，多了一个“Graph”页，可以以图形化的方式将请求的评价响应时间展示出来，在这里就在多进行介绍。</w:t>
      </w:r>
    </w:p>
    <w:p>
      <w:pPr>
        <w:pStyle w:val="4"/>
        <w:rPr>
          <w:color w:val="auto"/>
          <w:highlight w:val="none"/>
        </w:rPr>
      </w:pPr>
      <w:bookmarkStart w:id="40" w:name="_Toc17634"/>
      <w:r>
        <w:rPr>
          <w:rFonts w:hint="eastAsia"/>
          <w:color w:val="auto"/>
          <w:highlight w:val="none"/>
        </w:rPr>
        <w:t>查看结果树</w:t>
      </w:r>
      <w:bookmarkEnd w:id="40"/>
    </w:p>
    <w:p>
      <w:pPr>
        <w:rPr>
          <w:color w:val="auto"/>
          <w:highlight w:val="none"/>
        </w:rPr>
      </w:pPr>
      <w:r>
        <w:rPr>
          <w:rFonts w:hint="eastAsia"/>
          <w:color w:val="auto"/>
          <w:highlight w:val="none"/>
        </w:rPr>
        <w:t>请求、响应数据可以有很多种显示方式，可以选择jsion，html等等显示方式；</w:t>
      </w:r>
    </w:p>
    <w:p>
      <w:pPr>
        <w:rPr>
          <w:color w:val="auto"/>
          <w:highlight w:val="none"/>
        </w:rPr>
      </w:pPr>
    </w:p>
    <w:p>
      <w:pPr>
        <w:pStyle w:val="4"/>
        <w:rPr>
          <w:color w:val="auto"/>
          <w:highlight w:val="none"/>
        </w:rPr>
      </w:pPr>
      <w:bookmarkStart w:id="41" w:name="_Toc11434"/>
      <w:r>
        <w:rPr>
          <w:rFonts w:hint="eastAsia"/>
          <w:color w:val="auto"/>
          <w:highlight w:val="none"/>
        </w:rPr>
        <w:t>图形结果</w:t>
      </w:r>
      <w:bookmarkEnd w:id="41"/>
    </w:p>
    <w:p>
      <w:pPr>
        <w:spacing w:before="156" w:after="156"/>
        <w:ind w:firstLine="420"/>
        <w:rPr>
          <w:color w:val="auto"/>
          <w:highlight w:val="none"/>
        </w:rPr>
      </w:pPr>
      <w:r>
        <w:rPr>
          <w:rFonts w:hint="eastAsia"/>
          <w:color w:val="auto"/>
          <w:highlight w:val="none"/>
        </w:rPr>
        <w:t>JMeter的图形结果如图5-19所示。</w:t>
      </w:r>
    </w:p>
    <w:p>
      <w:pPr>
        <w:spacing w:before="156" w:after="156"/>
        <w:rPr>
          <w:color w:val="auto"/>
          <w:highlight w:val="none"/>
        </w:rPr>
      </w:pPr>
      <w:r>
        <w:rPr>
          <w:color w:val="auto"/>
          <w:highlight w:val="none"/>
        </w:rPr>
        <w:drawing>
          <wp:inline distT="0" distB="0" distL="114300" distR="114300">
            <wp:extent cx="5267325" cy="31813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9"/>
                    <a:stretch>
                      <a:fillRect/>
                    </a:stretch>
                  </pic:blipFill>
                  <pic:spPr>
                    <a:xfrm>
                      <a:off x="0" y="0"/>
                      <a:ext cx="5267325" cy="3181350"/>
                    </a:xfrm>
                    <a:prstGeom prst="rect">
                      <a:avLst/>
                    </a:prstGeom>
                    <a:noFill/>
                    <a:ln w="9525">
                      <a:noFill/>
                      <a:miter/>
                    </a:ln>
                  </pic:spPr>
                </pic:pic>
              </a:graphicData>
            </a:graphic>
          </wp:inline>
        </w:drawing>
      </w:r>
    </w:p>
    <w:p>
      <w:pPr>
        <w:spacing w:before="156" w:after="156"/>
        <w:ind w:firstLine="420"/>
        <w:jc w:val="center"/>
        <w:rPr>
          <w:rFonts w:ascii="黑体" w:hAnsi="黑体" w:eastAsia="黑体" w:cs="黑体"/>
          <w:color w:val="auto"/>
          <w:sz w:val="18"/>
          <w:szCs w:val="18"/>
          <w:highlight w:val="none"/>
        </w:rPr>
      </w:pPr>
      <w:r>
        <w:rPr>
          <w:rFonts w:hint="eastAsia" w:ascii="黑体" w:hAnsi="黑体" w:eastAsia="黑体" w:cs="黑体"/>
          <w:color w:val="auto"/>
          <w:sz w:val="18"/>
          <w:szCs w:val="18"/>
          <w:highlight w:val="none"/>
        </w:rPr>
        <w:t xml:space="preserve">图 5-19 </w:t>
      </w:r>
      <w:r>
        <w:rPr>
          <w:rFonts w:ascii="黑体" w:hAnsi="黑体" w:eastAsia="黑体" w:cs="黑体"/>
          <w:color w:val="auto"/>
          <w:sz w:val="18"/>
          <w:szCs w:val="18"/>
          <w:highlight w:val="none"/>
        </w:rPr>
        <w:t>JMeter</w:t>
      </w:r>
      <w:r>
        <w:rPr>
          <w:rFonts w:hint="eastAsia" w:ascii="黑体" w:hAnsi="黑体" w:eastAsia="黑体" w:cs="黑体"/>
          <w:color w:val="auto"/>
          <w:sz w:val="18"/>
          <w:szCs w:val="18"/>
          <w:highlight w:val="none"/>
        </w:rPr>
        <w:t>图形结果</w:t>
      </w:r>
    </w:p>
    <w:p>
      <w:pPr>
        <w:spacing w:before="156" w:after="156"/>
        <w:ind w:firstLine="420"/>
        <w:jc w:val="left"/>
        <w:rPr>
          <w:rFonts w:ascii="黑体" w:hAnsi="黑体" w:eastAsia="黑体" w:cs="黑体"/>
          <w:color w:val="auto"/>
          <w:sz w:val="18"/>
          <w:szCs w:val="18"/>
          <w:highlight w:val="none"/>
        </w:rPr>
      </w:pPr>
      <w:r>
        <w:rPr>
          <w:rFonts w:eastAsia="黑体"/>
          <w:color w:val="auto"/>
          <w:sz w:val="18"/>
          <w:szCs w:val="18"/>
          <w:highlight w:val="none"/>
        </w:rPr>
        <w:t>JMeter</w:t>
      </w:r>
      <w:r>
        <w:rPr>
          <w:rStyle w:val="33"/>
          <w:color w:val="auto"/>
          <w:highlight w:val="none"/>
        </w:rPr>
        <w:t>图形</w:t>
      </w:r>
      <w:r>
        <w:rPr>
          <w:rStyle w:val="33"/>
          <w:rFonts w:hint="eastAsia"/>
          <w:color w:val="auto"/>
          <w:highlight w:val="none"/>
        </w:rPr>
        <w:t>结果相关解释如下：</w:t>
      </w:r>
    </w:p>
    <w:p>
      <w:pPr>
        <w:numPr>
          <w:ilvl w:val="0"/>
          <w:numId w:val="20"/>
        </w:numPr>
        <w:tabs>
          <w:tab w:val="left" w:pos="420"/>
        </w:tabs>
        <w:spacing w:before="156" w:after="156"/>
        <w:rPr>
          <w:color w:val="auto"/>
          <w:highlight w:val="none"/>
        </w:rPr>
      </w:pPr>
      <w:r>
        <w:rPr>
          <w:color w:val="auto"/>
          <w:highlight w:val="none"/>
        </w:rPr>
        <w:t>样本数目</w:t>
      </w:r>
      <w:r>
        <w:rPr>
          <w:rFonts w:hint="eastAsia"/>
          <w:color w:val="auto"/>
          <w:highlight w:val="none"/>
        </w:rPr>
        <w:t>：</w:t>
      </w:r>
      <w:r>
        <w:rPr>
          <w:color w:val="auto"/>
          <w:highlight w:val="none"/>
        </w:rPr>
        <w:t>总共</w:t>
      </w:r>
      <w:r>
        <w:rPr>
          <w:rFonts w:hint="eastAsia"/>
          <w:color w:val="auto"/>
          <w:highlight w:val="none"/>
        </w:rPr>
        <w:t>从服务器返回请求结果</w:t>
      </w:r>
      <w:r>
        <w:rPr>
          <w:color w:val="auto"/>
          <w:highlight w:val="none"/>
        </w:rPr>
        <w:t>的</w:t>
      </w:r>
      <w:r>
        <w:rPr>
          <w:rFonts w:hint="eastAsia"/>
          <w:color w:val="auto"/>
          <w:highlight w:val="none"/>
        </w:rPr>
        <w:t>个</w:t>
      </w:r>
      <w:r>
        <w:rPr>
          <w:color w:val="auto"/>
          <w:highlight w:val="none"/>
        </w:rPr>
        <w:t>数</w:t>
      </w:r>
      <w:r>
        <w:rPr>
          <w:rFonts w:hint="eastAsia"/>
          <w:color w:val="auto"/>
          <w:highlight w:val="none"/>
        </w:rPr>
        <w:t>；</w:t>
      </w:r>
    </w:p>
    <w:p>
      <w:pPr>
        <w:numPr>
          <w:ilvl w:val="0"/>
          <w:numId w:val="20"/>
        </w:numPr>
        <w:tabs>
          <w:tab w:val="left" w:pos="420"/>
        </w:tabs>
        <w:spacing w:before="156" w:after="156"/>
        <w:rPr>
          <w:color w:val="auto"/>
          <w:highlight w:val="none"/>
        </w:rPr>
      </w:pPr>
      <w:r>
        <w:rPr>
          <w:color w:val="auto"/>
          <w:highlight w:val="none"/>
        </w:rPr>
        <w:t>最新样本</w:t>
      </w:r>
      <w:r>
        <w:rPr>
          <w:rFonts w:hint="eastAsia"/>
          <w:color w:val="auto"/>
          <w:highlight w:val="none"/>
        </w:rPr>
        <w:t>：最近一次请求的响应时间；</w:t>
      </w:r>
    </w:p>
    <w:p>
      <w:pPr>
        <w:numPr>
          <w:ilvl w:val="0"/>
          <w:numId w:val="20"/>
        </w:numPr>
        <w:tabs>
          <w:tab w:val="left" w:pos="420"/>
        </w:tabs>
        <w:spacing w:before="156" w:after="156"/>
        <w:rPr>
          <w:color w:val="auto"/>
          <w:highlight w:val="none"/>
        </w:rPr>
      </w:pPr>
      <w:r>
        <w:rPr>
          <w:color w:val="auto"/>
          <w:highlight w:val="none"/>
        </w:rPr>
        <w:t>吞吐量</w:t>
      </w:r>
      <w:r>
        <w:rPr>
          <w:rFonts w:hint="eastAsia"/>
          <w:color w:val="auto"/>
          <w:highlight w:val="none"/>
        </w:rPr>
        <w:t>：</w:t>
      </w:r>
      <w:r>
        <w:rPr>
          <w:color w:val="auto"/>
          <w:highlight w:val="none"/>
        </w:rPr>
        <w:t>服务器每分钟处理的请求数</w:t>
      </w:r>
      <w:r>
        <w:rPr>
          <w:rFonts w:hint="eastAsia"/>
          <w:color w:val="auto"/>
          <w:highlight w:val="none"/>
        </w:rPr>
        <w:t>；</w:t>
      </w:r>
    </w:p>
    <w:p>
      <w:pPr>
        <w:numPr>
          <w:ilvl w:val="0"/>
          <w:numId w:val="20"/>
        </w:numPr>
        <w:tabs>
          <w:tab w:val="left" w:pos="420"/>
        </w:tabs>
        <w:spacing w:before="156" w:after="156"/>
        <w:rPr>
          <w:color w:val="auto"/>
          <w:highlight w:val="none"/>
        </w:rPr>
      </w:pPr>
      <w:r>
        <w:rPr>
          <w:color w:val="auto"/>
          <w:highlight w:val="none"/>
        </w:rPr>
        <w:t>平均</w:t>
      </w:r>
      <w:r>
        <w:rPr>
          <w:rFonts w:hint="eastAsia"/>
          <w:color w:val="auto"/>
          <w:highlight w:val="none"/>
        </w:rPr>
        <w:t>：</w:t>
      </w:r>
      <w:r>
        <w:rPr>
          <w:color w:val="auto"/>
          <w:highlight w:val="none"/>
        </w:rPr>
        <w:t>总运行时间除以发送到服务器的请求数</w:t>
      </w:r>
      <w:r>
        <w:rPr>
          <w:rFonts w:hint="eastAsia"/>
          <w:color w:val="auto"/>
          <w:highlight w:val="none"/>
        </w:rPr>
        <w:t>得到的响应时间；</w:t>
      </w:r>
    </w:p>
    <w:p>
      <w:pPr>
        <w:numPr>
          <w:ilvl w:val="0"/>
          <w:numId w:val="20"/>
        </w:numPr>
        <w:tabs>
          <w:tab w:val="left" w:pos="420"/>
        </w:tabs>
        <w:spacing w:before="156" w:after="156"/>
        <w:rPr>
          <w:color w:val="auto"/>
          <w:highlight w:val="none"/>
        </w:rPr>
      </w:pPr>
      <w:r>
        <w:rPr>
          <w:color w:val="auto"/>
          <w:highlight w:val="none"/>
        </w:rPr>
        <w:t>中值</w:t>
      </w:r>
      <w:r>
        <w:rPr>
          <w:rFonts w:hint="eastAsia"/>
          <w:color w:val="auto"/>
          <w:highlight w:val="none"/>
        </w:rPr>
        <w:t>：运行时间范围内所有响应时间的中间值，代表一半请求的响应时间会高于这个值，一半请求的响应时间会低于这个值；</w:t>
      </w:r>
    </w:p>
    <w:p>
      <w:pPr>
        <w:numPr>
          <w:ilvl w:val="0"/>
          <w:numId w:val="20"/>
        </w:numPr>
        <w:tabs>
          <w:tab w:val="left" w:pos="420"/>
        </w:tabs>
        <w:spacing w:before="156" w:after="156"/>
        <w:rPr>
          <w:color w:val="auto"/>
          <w:highlight w:val="none"/>
        </w:rPr>
      </w:pPr>
      <w:r>
        <w:rPr>
          <w:color w:val="auto"/>
          <w:highlight w:val="none"/>
        </w:rPr>
        <w:t>偏离</w:t>
      </w:r>
      <w:r>
        <w:rPr>
          <w:rFonts w:hint="eastAsia"/>
          <w:color w:val="auto"/>
          <w:highlight w:val="none"/>
        </w:rPr>
        <w:t>：</w:t>
      </w:r>
      <w:r>
        <w:rPr>
          <w:color w:val="auto"/>
          <w:highlight w:val="none"/>
        </w:rPr>
        <w:t>服务器响应时间变化、离散程度测量值的大小，</w:t>
      </w:r>
      <w:r>
        <w:rPr>
          <w:rFonts w:hint="eastAsia"/>
          <w:color w:val="auto"/>
          <w:highlight w:val="none"/>
        </w:rPr>
        <w:t>类似LoadRunner中的标准方差</w:t>
      </w:r>
      <w:r>
        <w:rPr>
          <w:color w:val="auto"/>
          <w:highlight w:val="none"/>
        </w:rPr>
        <w:t>。</w:t>
      </w:r>
    </w:p>
    <w:p>
      <w:pPr>
        <w:pStyle w:val="4"/>
        <w:rPr>
          <w:color w:val="auto"/>
          <w:highlight w:val="none"/>
        </w:rPr>
      </w:pPr>
      <w:bookmarkStart w:id="42" w:name="_Toc862"/>
      <w:r>
        <w:rPr>
          <w:rFonts w:hint="eastAsia"/>
          <w:color w:val="auto"/>
          <w:highlight w:val="none"/>
        </w:rPr>
        <w:t>用表格查看结果树</w:t>
      </w:r>
      <w:bookmarkEnd w:id="42"/>
    </w:p>
    <w:p>
      <w:pPr>
        <w:pStyle w:val="16"/>
        <w:spacing w:before="156" w:after="156"/>
        <w:ind w:firstLine="420"/>
        <w:rPr>
          <w:color w:val="auto"/>
          <w:highlight w:val="none"/>
        </w:rPr>
      </w:pPr>
      <w:r>
        <w:rPr>
          <w:rFonts w:hint="eastAsia"/>
          <w:color w:val="auto"/>
          <w:highlight w:val="none"/>
        </w:rPr>
        <w:t>JMeter可用表格查看结果树，如图5-20所示。</w:t>
      </w:r>
    </w:p>
    <w:p>
      <w:pPr>
        <w:spacing w:before="156" w:after="156"/>
        <w:rPr>
          <w:color w:val="auto"/>
          <w:highlight w:val="none"/>
        </w:rPr>
      </w:pPr>
      <w:r>
        <w:rPr>
          <w:color w:val="auto"/>
          <w:highlight w:val="none"/>
        </w:rPr>
        <w:drawing>
          <wp:inline distT="0" distB="0" distL="114300" distR="114300">
            <wp:extent cx="4981575" cy="30003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0"/>
                    <a:stretch>
                      <a:fillRect/>
                    </a:stretch>
                  </pic:blipFill>
                  <pic:spPr>
                    <a:xfrm>
                      <a:off x="0" y="0"/>
                      <a:ext cx="4981575" cy="3000375"/>
                    </a:xfrm>
                    <a:prstGeom prst="rect">
                      <a:avLst/>
                    </a:prstGeom>
                    <a:noFill/>
                    <a:ln w="9525">
                      <a:noFill/>
                      <a:miter/>
                    </a:ln>
                  </pic:spPr>
                </pic:pic>
              </a:graphicData>
            </a:graphic>
          </wp:inline>
        </w:drawing>
      </w:r>
    </w:p>
    <w:p>
      <w:pPr>
        <w:spacing w:before="156" w:after="156"/>
        <w:ind w:firstLine="420"/>
        <w:jc w:val="center"/>
        <w:rPr>
          <w:rFonts w:ascii="黑体" w:hAnsi="黑体" w:eastAsia="黑体" w:cs="黑体"/>
          <w:color w:val="auto"/>
          <w:sz w:val="18"/>
          <w:szCs w:val="18"/>
          <w:highlight w:val="none"/>
        </w:rPr>
      </w:pPr>
      <w:r>
        <w:rPr>
          <w:rFonts w:hint="eastAsia" w:ascii="黑体" w:hAnsi="黑体" w:eastAsia="黑体" w:cs="黑体"/>
          <w:color w:val="auto"/>
          <w:sz w:val="18"/>
          <w:szCs w:val="18"/>
          <w:highlight w:val="none"/>
        </w:rPr>
        <w:t>图</w:t>
      </w:r>
      <w:r>
        <w:rPr>
          <w:rFonts w:ascii="黑体" w:hAnsi="黑体" w:eastAsia="黑体" w:cs="黑体"/>
          <w:color w:val="auto"/>
          <w:sz w:val="18"/>
          <w:szCs w:val="18"/>
          <w:highlight w:val="none"/>
        </w:rPr>
        <w:t xml:space="preserve"> 5-</w:t>
      </w:r>
      <w:r>
        <w:rPr>
          <w:rFonts w:hint="eastAsia" w:ascii="黑体" w:hAnsi="黑体" w:eastAsia="黑体" w:cs="黑体"/>
          <w:color w:val="auto"/>
          <w:sz w:val="18"/>
          <w:szCs w:val="18"/>
          <w:highlight w:val="none"/>
        </w:rPr>
        <w:t>20</w:t>
      </w:r>
      <w:r>
        <w:rPr>
          <w:rFonts w:ascii="黑体" w:hAnsi="黑体" w:eastAsia="黑体" w:cs="黑体"/>
          <w:color w:val="auto"/>
          <w:sz w:val="18"/>
          <w:szCs w:val="18"/>
          <w:highlight w:val="none"/>
        </w:rPr>
        <w:t xml:space="preserve"> </w:t>
      </w:r>
      <w:r>
        <w:rPr>
          <w:rFonts w:hint="eastAsia" w:ascii="黑体" w:hAnsi="黑体" w:eastAsia="黑体" w:cs="黑体"/>
          <w:color w:val="auto"/>
          <w:sz w:val="18"/>
          <w:szCs w:val="18"/>
          <w:highlight w:val="none"/>
        </w:rPr>
        <w:t>用表格查看结果树</w:t>
      </w:r>
    </w:p>
    <w:p>
      <w:pPr>
        <w:pStyle w:val="16"/>
        <w:spacing w:before="156" w:after="156"/>
        <w:ind w:firstLine="420"/>
        <w:rPr>
          <w:color w:val="auto"/>
          <w:highlight w:val="none"/>
        </w:rPr>
      </w:pPr>
      <w:r>
        <w:rPr>
          <w:color w:val="auto"/>
          <w:highlight w:val="none"/>
        </w:rPr>
        <w:t>JMeter</w:t>
      </w:r>
      <w:r>
        <w:rPr>
          <w:rFonts w:hint="eastAsia"/>
          <w:color w:val="auto"/>
          <w:highlight w:val="none"/>
        </w:rPr>
        <w:t>用表格查看结果树相关解释如下：</w:t>
      </w:r>
    </w:p>
    <w:p>
      <w:pPr>
        <w:numPr>
          <w:ilvl w:val="0"/>
          <w:numId w:val="21"/>
        </w:numPr>
        <w:tabs>
          <w:tab w:val="left" w:pos="420"/>
        </w:tabs>
        <w:spacing w:before="156" w:after="156"/>
        <w:rPr>
          <w:color w:val="auto"/>
          <w:highlight w:val="none"/>
        </w:rPr>
      </w:pPr>
      <w:r>
        <w:rPr>
          <w:color w:val="auto"/>
          <w:highlight w:val="none"/>
        </w:rPr>
        <w:t>Sample：每个请求的序号</w:t>
      </w:r>
      <w:r>
        <w:rPr>
          <w:rFonts w:hint="eastAsia"/>
          <w:color w:val="auto"/>
          <w:highlight w:val="none"/>
        </w:rPr>
        <w:t>；</w:t>
      </w:r>
    </w:p>
    <w:p>
      <w:pPr>
        <w:numPr>
          <w:ilvl w:val="0"/>
          <w:numId w:val="21"/>
        </w:numPr>
        <w:tabs>
          <w:tab w:val="left" w:pos="420"/>
        </w:tabs>
        <w:spacing w:before="156" w:after="156"/>
        <w:rPr>
          <w:color w:val="auto"/>
          <w:highlight w:val="none"/>
        </w:rPr>
      </w:pPr>
      <w:r>
        <w:rPr>
          <w:color w:val="auto"/>
          <w:highlight w:val="none"/>
        </w:rPr>
        <w:t>Start Time：每个请求</w:t>
      </w:r>
      <w:r>
        <w:rPr>
          <w:rFonts w:hint="eastAsia"/>
          <w:color w:val="auto"/>
          <w:highlight w:val="none"/>
        </w:rPr>
        <w:t>运行</w:t>
      </w:r>
      <w:r>
        <w:rPr>
          <w:color w:val="auto"/>
          <w:highlight w:val="none"/>
        </w:rPr>
        <w:t>开始时间</w:t>
      </w:r>
      <w:r>
        <w:rPr>
          <w:rFonts w:hint="eastAsia"/>
          <w:color w:val="auto"/>
          <w:highlight w:val="none"/>
        </w:rPr>
        <w:t>；</w:t>
      </w:r>
    </w:p>
    <w:p>
      <w:pPr>
        <w:numPr>
          <w:ilvl w:val="0"/>
          <w:numId w:val="21"/>
        </w:numPr>
        <w:tabs>
          <w:tab w:val="left" w:pos="420"/>
        </w:tabs>
        <w:spacing w:before="156" w:after="156"/>
        <w:rPr>
          <w:color w:val="auto"/>
          <w:highlight w:val="none"/>
        </w:rPr>
      </w:pPr>
      <w:r>
        <w:rPr>
          <w:color w:val="auto"/>
          <w:highlight w:val="none"/>
        </w:rPr>
        <w:t>Thread Name：每个线程的名称</w:t>
      </w:r>
      <w:r>
        <w:rPr>
          <w:rFonts w:hint="eastAsia"/>
          <w:color w:val="auto"/>
          <w:highlight w:val="none"/>
        </w:rPr>
        <w:t>；</w:t>
      </w:r>
    </w:p>
    <w:p>
      <w:pPr>
        <w:numPr>
          <w:ilvl w:val="0"/>
          <w:numId w:val="21"/>
        </w:numPr>
        <w:tabs>
          <w:tab w:val="left" w:pos="420"/>
        </w:tabs>
        <w:spacing w:before="156" w:after="156"/>
        <w:rPr>
          <w:color w:val="auto"/>
          <w:highlight w:val="none"/>
        </w:rPr>
      </w:pPr>
      <w:r>
        <w:rPr>
          <w:color w:val="auto"/>
          <w:highlight w:val="none"/>
        </w:rPr>
        <w:t>Label：请求名称</w:t>
      </w:r>
      <w:r>
        <w:rPr>
          <w:rFonts w:hint="eastAsia"/>
          <w:color w:val="auto"/>
          <w:highlight w:val="none"/>
        </w:rPr>
        <w:t>；</w:t>
      </w:r>
    </w:p>
    <w:p>
      <w:pPr>
        <w:numPr>
          <w:ilvl w:val="0"/>
          <w:numId w:val="21"/>
        </w:numPr>
        <w:tabs>
          <w:tab w:val="left" w:pos="420"/>
        </w:tabs>
        <w:spacing w:before="156" w:after="156"/>
        <w:rPr>
          <w:color w:val="auto"/>
          <w:highlight w:val="none"/>
        </w:rPr>
      </w:pPr>
      <w:r>
        <w:rPr>
          <w:color w:val="auto"/>
          <w:highlight w:val="none"/>
        </w:rPr>
        <w:t>Sample Time</w:t>
      </w:r>
      <w:r>
        <w:rPr>
          <w:rFonts w:hint="eastAsia"/>
          <w:color w:val="auto"/>
          <w:highlight w:val="none"/>
        </w:rPr>
        <w:t>（ms）</w:t>
      </w:r>
      <w:r>
        <w:rPr>
          <w:color w:val="auto"/>
          <w:highlight w:val="none"/>
        </w:rPr>
        <w:t>：每个请求所花时间，单位</w:t>
      </w:r>
      <w:r>
        <w:rPr>
          <w:rFonts w:hint="eastAsia"/>
          <w:color w:val="auto"/>
          <w:highlight w:val="none"/>
        </w:rPr>
        <w:t>为</w:t>
      </w:r>
      <w:r>
        <w:rPr>
          <w:color w:val="auto"/>
          <w:highlight w:val="none"/>
        </w:rPr>
        <w:t>毫秒</w:t>
      </w:r>
      <w:r>
        <w:rPr>
          <w:rFonts w:hint="eastAsia"/>
          <w:color w:val="auto"/>
          <w:highlight w:val="none"/>
        </w:rPr>
        <w:t>；</w:t>
      </w:r>
    </w:p>
    <w:p>
      <w:pPr>
        <w:numPr>
          <w:ilvl w:val="0"/>
          <w:numId w:val="21"/>
        </w:numPr>
        <w:tabs>
          <w:tab w:val="left" w:pos="420"/>
        </w:tabs>
        <w:spacing w:before="156" w:after="156"/>
        <w:rPr>
          <w:color w:val="auto"/>
          <w:highlight w:val="none"/>
        </w:rPr>
      </w:pPr>
      <w:r>
        <w:rPr>
          <w:color w:val="auto"/>
          <w:highlight w:val="none"/>
        </w:rPr>
        <w:t>Status：请求状态，如果为勾则表示成功，如果为叉表示失败</w:t>
      </w:r>
      <w:r>
        <w:rPr>
          <w:rFonts w:hint="eastAsia"/>
          <w:color w:val="auto"/>
          <w:highlight w:val="none"/>
        </w:rPr>
        <w:t>；</w:t>
      </w:r>
      <w:r>
        <w:rPr>
          <w:color w:val="auto"/>
          <w:highlight w:val="none"/>
        </w:rPr>
        <w:t>但如果是勾，也并不能认为请求就一定完全成功了，因为还得看Bytes的字节数是否是所请求网页的正常大小值，如果不是则说明发生了丢包现象，</w:t>
      </w:r>
      <w:r>
        <w:rPr>
          <w:rFonts w:hint="eastAsia"/>
          <w:color w:val="auto"/>
          <w:highlight w:val="none"/>
        </w:rPr>
        <w:t>所以如果status为勾也不代表一定是成功的；</w:t>
      </w:r>
    </w:p>
    <w:p>
      <w:pPr>
        <w:numPr>
          <w:ilvl w:val="0"/>
          <w:numId w:val="21"/>
        </w:numPr>
        <w:tabs>
          <w:tab w:val="left" w:pos="420"/>
        </w:tabs>
        <w:spacing w:before="156" w:after="156"/>
        <w:rPr>
          <w:color w:val="auto"/>
          <w:highlight w:val="none"/>
        </w:rPr>
      </w:pPr>
      <w:r>
        <w:rPr>
          <w:color w:val="auto"/>
          <w:highlight w:val="none"/>
        </w:rPr>
        <w:t>Bytes：请求的字节数</w:t>
      </w:r>
      <w:r>
        <w:rPr>
          <w:rFonts w:hint="eastAsia"/>
          <w:color w:val="auto"/>
          <w:highlight w:val="none"/>
        </w:rPr>
        <w:t>；</w:t>
      </w:r>
    </w:p>
    <w:p>
      <w:pPr>
        <w:numPr>
          <w:ilvl w:val="0"/>
          <w:numId w:val="21"/>
        </w:numPr>
        <w:tabs>
          <w:tab w:val="left" w:pos="420"/>
        </w:tabs>
        <w:spacing w:before="156" w:after="156"/>
        <w:rPr>
          <w:color w:val="auto"/>
          <w:highlight w:val="none"/>
        </w:rPr>
      </w:pPr>
      <w:r>
        <w:rPr>
          <w:color w:val="auto"/>
          <w:highlight w:val="none"/>
        </w:rPr>
        <w:t>样本数目</w:t>
      </w:r>
      <w:r>
        <w:rPr>
          <w:rFonts w:hint="eastAsia"/>
          <w:color w:val="auto"/>
          <w:highlight w:val="none"/>
        </w:rPr>
        <w:t>：也就是执行了多少次请求；</w:t>
      </w:r>
    </w:p>
    <w:p>
      <w:pPr>
        <w:numPr>
          <w:ilvl w:val="0"/>
          <w:numId w:val="21"/>
        </w:numPr>
        <w:tabs>
          <w:tab w:val="left" w:pos="420"/>
        </w:tabs>
        <w:spacing w:before="156" w:after="156"/>
        <w:rPr>
          <w:color w:val="auto"/>
          <w:highlight w:val="none"/>
        </w:rPr>
      </w:pPr>
      <w:r>
        <w:rPr>
          <w:color w:val="auto"/>
          <w:highlight w:val="none"/>
        </w:rPr>
        <w:t>最新样本：表示服务器响应最后一个请求的</w:t>
      </w:r>
      <w:r>
        <w:rPr>
          <w:rFonts w:hint="eastAsia"/>
          <w:color w:val="auto"/>
          <w:highlight w:val="none"/>
        </w:rPr>
        <w:t>响应</w:t>
      </w:r>
      <w:r>
        <w:rPr>
          <w:color w:val="auto"/>
          <w:highlight w:val="none"/>
        </w:rPr>
        <w:t>时间</w:t>
      </w:r>
      <w:r>
        <w:rPr>
          <w:rFonts w:hint="eastAsia"/>
          <w:color w:val="auto"/>
          <w:highlight w:val="none"/>
        </w:rPr>
        <w:t>；</w:t>
      </w:r>
    </w:p>
    <w:p>
      <w:pPr>
        <w:spacing w:before="156" w:after="156"/>
        <w:ind w:left="420"/>
        <w:rPr>
          <w:color w:val="auto"/>
          <w:highlight w:val="none"/>
        </w:rPr>
      </w:pPr>
      <w:r>
        <w:rPr>
          <w:color w:val="auto"/>
          <w:highlight w:val="none"/>
        </w:rPr>
        <w:t>平均</w:t>
      </w:r>
      <w:r>
        <w:rPr>
          <w:rFonts w:hint="eastAsia"/>
          <w:color w:val="auto"/>
          <w:highlight w:val="none"/>
        </w:rPr>
        <w:t>这些参数代表的意思跟图形结果中的一样，在这里就不重复介绍了。</w:t>
      </w:r>
    </w:p>
    <w:p>
      <w:pPr>
        <w:pStyle w:val="4"/>
        <w:rPr>
          <w:color w:val="auto"/>
          <w:highlight w:val="none"/>
        </w:rPr>
      </w:pPr>
      <w:bookmarkStart w:id="43" w:name="_Toc20044"/>
      <w:r>
        <w:rPr>
          <w:rFonts w:hint="eastAsia"/>
          <w:color w:val="auto"/>
          <w:highlight w:val="none"/>
        </w:rPr>
        <w:t>断言结果</w:t>
      </w:r>
      <w:bookmarkEnd w:id="43"/>
    </w:p>
    <w:p>
      <w:pPr>
        <w:rPr>
          <w:color w:val="auto"/>
          <w:highlight w:val="none"/>
        </w:rPr>
      </w:pPr>
    </w:p>
    <w:p>
      <w:pPr>
        <w:pStyle w:val="3"/>
        <w:rPr>
          <w:color w:val="auto"/>
          <w:highlight w:val="none"/>
        </w:rPr>
      </w:pPr>
      <w:bookmarkStart w:id="44" w:name="_Toc21715"/>
      <w:r>
        <w:rPr>
          <w:color w:val="auto"/>
          <w:highlight w:val="none"/>
        </w:rPr>
        <w:t>JMeter</w:t>
      </w:r>
      <w:r>
        <w:rPr>
          <w:rFonts w:hint="eastAsia"/>
          <w:color w:val="auto"/>
          <w:highlight w:val="none"/>
        </w:rPr>
        <w:t>之分布式测试</w:t>
      </w:r>
      <w:r>
        <w:rPr>
          <w:color w:val="auto"/>
          <w:highlight w:val="none"/>
        </w:rPr>
        <w:t>—</w:t>
      </w:r>
      <w:r>
        <w:rPr>
          <w:rFonts w:hint="eastAsia"/>
          <w:color w:val="auto"/>
          <w:highlight w:val="none"/>
        </w:rPr>
        <w:t>多台负载机测试</w:t>
      </w:r>
      <w:bookmarkEnd w:id="44"/>
    </w:p>
    <w:p>
      <w:pPr>
        <w:spacing w:before="156" w:after="156"/>
        <w:ind w:firstLine="420"/>
        <w:rPr>
          <w:color w:val="auto"/>
          <w:highlight w:val="none"/>
        </w:rPr>
      </w:pPr>
      <w:r>
        <w:rPr>
          <w:rFonts w:hint="eastAsia"/>
          <w:color w:val="auto"/>
          <w:highlight w:val="none"/>
        </w:rPr>
        <w:t>作为一个纯 Java的GUI应用，JMeter对于CPU和内存的消耗还是很惊人的，所以当需要模拟数以千计的并发用户时，使用单台机器模拟所有的并发用户就有些力不从心，甚至还会引起Java内存溢出的错误。不过，JMeter也可以像 LoadRunner 一样通过使用多台机器运行所谓的代理来分担负载产生器自身的压力，并借此来获取更大的并发用户数，在这里只需手动配置一下即可。</w:t>
      </w:r>
    </w:p>
    <w:p>
      <w:pPr>
        <w:spacing w:before="156" w:after="156"/>
        <w:rPr>
          <w:color w:val="auto"/>
          <w:highlight w:val="none"/>
        </w:rPr>
      </w:pPr>
      <w:r>
        <w:rPr>
          <w:rFonts w:hint="eastAsia"/>
          <w:color w:val="auto"/>
          <w:highlight w:val="none"/>
        </w:rPr>
        <w:t>Windows下的JMeter分布式配置：</w:t>
      </w:r>
    </w:p>
    <w:p>
      <w:pPr>
        <w:numPr>
          <w:ilvl w:val="0"/>
          <w:numId w:val="22"/>
        </w:numPr>
        <w:spacing w:before="156" w:after="156"/>
        <w:rPr>
          <w:color w:val="auto"/>
          <w:highlight w:val="none"/>
        </w:rPr>
      </w:pPr>
      <w:r>
        <w:rPr>
          <w:rFonts w:hint="eastAsia"/>
          <w:b/>
          <w:color w:val="auto"/>
          <w:highlight w:val="none"/>
        </w:rPr>
        <w:t>所有负载机jmeter安装：</w:t>
      </w:r>
      <w:r>
        <w:rPr>
          <w:rFonts w:hint="eastAsia"/>
          <w:color w:val="auto"/>
          <w:highlight w:val="none"/>
        </w:rPr>
        <w:t>在所有期望运行JMeter作为负载产生器的机器上安装JMeter，并确定其中一台机器作为 控制器，其他的机器作为代理。</w:t>
      </w:r>
    </w:p>
    <w:p>
      <w:pPr>
        <w:numPr>
          <w:ilvl w:val="0"/>
          <w:numId w:val="22"/>
        </w:numPr>
        <w:spacing w:before="156" w:after="156"/>
        <w:rPr>
          <w:color w:val="auto"/>
          <w:highlight w:val="none"/>
        </w:rPr>
      </w:pPr>
      <w:r>
        <w:rPr>
          <w:rFonts w:hint="eastAsia"/>
          <w:b/>
          <w:color w:val="auto"/>
          <w:highlight w:val="none"/>
        </w:rPr>
        <w:t>运行所有代理机器上的jmeter-server.bat文件，</w:t>
      </w:r>
      <w:r>
        <w:rPr>
          <w:rFonts w:hint="eastAsia"/>
          <w:color w:val="auto"/>
          <w:highlight w:val="none"/>
        </w:rPr>
        <w:t>这里使用两台机器172.20.80.47和172.20.80.68作为代理服务器；</w:t>
      </w:r>
    </w:p>
    <w:p>
      <w:pPr>
        <w:numPr>
          <w:ilvl w:val="0"/>
          <w:numId w:val="22"/>
        </w:numPr>
        <w:spacing w:before="156" w:after="156"/>
        <w:rPr>
          <w:color w:val="auto"/>
          <w:highlight w:val="none"/>
        </w:rPr>
      </w:pPr>
      <w:r>
        <w:rPr>
          <w:rFonts w:hint="eastAsia"/>
          <w:b/>
          <w:color w:val="auto"/>
          <w:highlight w:val="none"/>
        </w:rPr>
        <w:t>查找jmeter.properties（JMeter/bin）</w:t>
      </w:r>
      <w:r>
        <w:rPr>
          <w:rFonts w:hint="eastAsia"/>
          <w:color w:val="auto"/>
          <w:highlight w:val="none"/>
        </w:rPr>
        <w:t>：在Controller 机器的JMeter安装目录下找到 bin 目录，再找到 jmeter.properties 这个文件，使用记事本或者其他文字编辑工具打开它；</w:t>
      </w:r>
    </w:p>
    <w:p>
      <w:pPr>
        <w:numPr>
          <w:ilvl w:val="0"/>
          <w:numId w:val="22"/>
        </w:numPr>
        <w:spacing w:before="156" w:after="156"/>
        <w:rPr>
          <w:color w:val="auto"/>
          <w:highlight w:val="none"/>
        </w:rPr>
      </w:pPr>
      <w:r>
        <w:rPr>
          <w:rFonts w:hint="eastAsia"/>
          <w:b/>
          <w:color w:val="auto"/>
          <w:highlight w:val="none"/>
        </w:rPr>
        <w:t>修改jmeter.properties（JMeter/bin）：</w:t>
      </w:r>
      <w:r>
        <w:rPr>
          <w:rFonts w:hint="eastAsia"/>
          <w:color w:val="auto"/>
          <w:highlight w:val="none"/>
        </w:rPr>
        <w:t>在打开的文件中查找“remote_hosts=IP:端口”这个字符串，可以找到这样一行“remote_hosts=127.0.0.1”。其中的 127.0..0.1 表示运行JMeter代理的机器，这里需要修改为“remote_hosts=172.20.80.47，172.20.80.68”；其中的端口1099不要改动，这是默认的JMeter控制器与代理之间通信的RMI端口号，如果想更换端口号，则根据运行环境进行设置。</w:t>
      </w:r>
    </w:p>
    <w:p>
      <w:pPr>
        <w:pStyle w:val="16"/>
        <w:spacing w:before="156" w:after="156"/>
        <w:ind w:firstLine="420"/>
        <w:rPr>
          <w:color w:val="auto"/>
          <w:highlight w:val="none"/>
        </w:rPr>
      </w:pPr>
      <w:r>
        <w:rPr>
          <w:rFonts w:hint="eastAsia"/>
          <w:color w:val="auto"/>
          <w:highlight w:val="none"/>
        </w:rPr>
        <w:t>1）Windows运行如下命令：</w:t>
      </w:r>
    </w:p>
    <w:p>
      <w:pPr>
        <w:spacing w:before="156" w:after="156"/>
        <w:rPr>
          <w:color w:val="auto"/>
          <w:highlight w:val="none"/>
        </w:rPr>
      </w:pPr>
      <w:r>
        <w:rPr>
          <w:color w:val="auto"/>
          <w:highlight w:val="none"/>
        </w:rPr>
        <w:tab/>
      </w:r>
      <w:r>
        <w:rPr>
          <w:color w:val="auto"/>
          <w:highlight w:val="none"/>
        </w:rPr>
        <w:t>SET SERVER_PORT=1099</w:t>
      </w:r>
    </w:p>
    <w:p>
      <w:pPr>
        <w:spacing w:before="156" w:after="156"/>
        <w:rPr>
          <w:color w:val="auto"/>
          <w:highlight w:val="none"/>
        </w:rPr>
      </w:pPr>
      <w:r>
        <w:rPr>
          <w:color w:val="auto"/>
          <w:highlight w:val="none"/>
        </w:rPr>
        <w:tab/>
      </w:r>
      <w:r>
        <w:rPr>
          <w:color w:val="auto"/>
          <w:highlight w:val="none"/>
        </w:rPr>
        <w:t>JMeter-SERVER</w:t>
      </w:r>
      <w:r>
        <w:rPr>
          <w:rFonts w:hint="eastAsia"/>
          <w:color w:val="auto"/>
          <w:highlight w:val="none"/>
        </w:rPr>
        <w:t>（不添加端口时）</w:t>
      </w:r>
    </w:p>
    <w:p>
      <w:pPr>
        <w:spacing w:before="156" w:after="156"/>
        <w:rPr>
          <w:color w:val="auto"/>
          <w:highlight w:val="none"/>
        </w:rPr>
      </w:pPr>
      <w:r>
        <w:rPr>
          <w:rFonts w:hint="eastAsia"/>
          <w:color w:val="auto"/>
          <w:highlight w:val="none"/>
        </w:rPr>
        <w:tab/>
      </w:r>
      <w:r>
        <w:rPr>
          <w:rFonts w:hint="eastAsia"/>
          <w:color w:val="auto"/>
          <w:highlight w:val="none"/>
        </w:rPr>
        <w:t>2）linux运行如下命令：</w:t>
      </w:r>
    </w:p>
    <w:p>
      <w:pPr>
        <w:spacing w:before="156" w:after="156"/>
        <w:rPr>
          <w:color w:val="auto"/>
          <w:highlight w:val="none"/>
        </w:rPr>
      </w:pPr>
      <w:r>
        <w:rPr>
          <w:rFonts w:hint="eastAsia"/>
          <w:color w:val="auto"/>
          <w:highlight w:val="none"/>
        </w:rPr>
        <w:tab/>
      </w:r>
      <w:r>
        <w:rPr>
          <w:rFonts w:hint="eastAsia"/>
          <w:color w:val="auto"/>
          <w:highlight w:val="none"/>
        </w:rPr>
        <w:t>SERVER_PORT=1099 JMeter-server；</w:t>
      </w:r>
    </w:p>
    <w:p>
      <w:pPr>
        <w:spacing w:before="156" w:after="156"/>
        <w:rPr>
          <w:color w:val="auto"/>
          <w:highlight w:val="none"/>
        </w:rPr>
      </w:pPr>
      <w:r>
        <w:rPr>
          <w:rFonts w:hint="eastAsia"/>
          <w:color w:val="auto"/>
          <w:highlight w:val="none"/>
        </w:rPr>
        <w:t>（4）</w:t>
      </w:r>
      <w:r>
        <w:rPr>
          <w:rFonts w:hint="eastAsia"/>
          <w:b/>
          <w:color w:val="auto"/>
          <w:highlight w:val="none"/>
        </w:rPr>
        <w:t>配置JMeter的环境变量</w:t>
      </w:r>
      <w:r>
        <w:rPr>
          <w:rFonts w:hint="eastAsia"/>
          <w:color w:val="auto"/>
          <w:highlight w:val="none"/>
        </w:rPr>
        <w:t>，如果不配置环境变量，分布式会启动不成功。</w:t>
      </w:r>
      <w:r>
        <w:rPr>
          <w:color w:val="auto"/>
          <w:highlight w:val="none"/>
        </w:rPr>
        <w:t>W</w:t>
      </w:r>
      <w:r>
        <w:rPr>
          <w:rFonts w:hint="eastAsia"/>
          <w:color w:val="auto"/>
          <w:highlight w:val="none"/>
        </w:rPr>
        <w:t>indows下JMeter的环境变量的配置如下：</w:t>
      </w:r>
    </w:p>
    <w:p>
      <w:pPr>
        <w:spacing w:before="156" w:after="156"/>
        <w:ind w:left="480" w:leftChars="200"/>
        <w:rPr>
          <w:color w:val="auto"/>
          <w:highlight w:val="none"/>
        </w:rPr>
      </w:pPr>
    </w:p>
    <w:p>
      <w:pPr>
        <w:spacing w:before="156" w:after="156"/>
        <w:ind w:left="480" w:leftChars="200"/>
        <w:rPr>
          <w:color w:val="auto"/>
          <w:highlight w:val="none"/>
        </w:rPr>
      </w:pPr>
      <w:r>
        <w:rPr>
          <w:rFonts w:hint="eastAsia"/>
          <w:color w:val="auto"/>
          <w:highlight w:val="none"/>
        </w:rPr>
        <w:t>JMeter_HOME=D:\soft\test\apache-JMeter-2.11；</w:t>
      </w:r>
    </w:p>
    <w:p>
      <w:pPr>
        <w:spacing w:before="156" w:after="156"/>
        <w:rPr>
          <w:color w:val="auto"/>
          <w:highlight w:val="none"/>
        </w:rPr>
      </w:pPr>
      <w:r>
        <w:rPr>
          <w:rFonts w:hint="eastAsia"/>
          <w:color w:val="auto"/>
          <w:highlight w:val="none"/>
        </w:rPr>
        <w:tab/>
      </w:r>
      <w:r>
        <w:rPr>
          <w:rFonts w:hint="eastAsia"/>
          <w:color w:val="auto"/>
          <w:highlight w:val="none"/>
        </w:rPr>
        <w:t xml:space="preserve">CLASSPATH=;%JMeter_HOME%\lib\ext\ApacheJMeter_core.jar;%JMeter_HOME%\lib\jorphan.jar;%JMeter_HOME%\lib\logkit-2.0.jar; </w:t>
      </w:r>
    </w:p>
    <w:p>
      <w:pPr>
        <w:spacing w:before="156" w:after="156"/>
        <w:rPr>
          <w:color w:val="auto"/>
          <w:highlight w:val="none"/>
        </w:rPr>
      </w:pPr>
      <w:r>
        <w:rPr>
          <w:rFonts w:hint="eastAsia"/>
          <w:color w:val="auto"/>
          <w:highlight w:val="none"/>
        </w:rPr>
        <w:tab/>
      </w:r>
      <w:r>
        <w:rPr>
          <w:rFonts w:hint="eastAsia"/>
          <w:color w:val="auto"/>
          <w:highlight w:val="none"/>
        </w:rPr>
        <w:t>PATH=;%JMeter_HOME%\bin；</w:t>
      </w:r>
    </w:p>
    <w:p>
      <w:pPr>
        <w:spacing w:before="156" w:after="156"/>
        <w:rPr>
          <w:color w:val="auto"/>
          <w:highlight w:val="none"/>
        </w:rPr>
      </w:pPr>
      <w:r>
        <w:rPr>
          <w:rFonts w:hint="eastAsia"/>
          <w:color w:val="auto"/>
          <w:highlight w:val="none"/>
        </w:rPr>
        <w:t>（5）保存文件，并重新启动控制器机器上的JMeter，并进入“启动”→“远程启动”菜单项。就会看到刚才添加的两个代理的地址，选中即可运行，如果想同时启动所有代理，选择远程全部启动即可。</w:t>
      </w:r>
    </w:p>
    <w:p>
      <w:pPr>
        <w:spacing w:before="156" w:after="156"/>
        <w:rPr>
          <w:color w:val="auto"/>
          <w:highlight w:val="none"/>
        </w:rPr>
      </w:pPr>
      <w:r>
        <w:rPr>
          <w:rFonts w:hint="eastAsia"/>
          <w:color w:val="auto"/>
          <w:highlight w:val="none"/>
        </w:rPr>
        <w:t>（6）Linux下的JMeter分布式配置。JMeter的分布式可以跟LoadRunner一样将agent代理装在Linux下面，JMeter分布式在Linux下的配置与Windows下配置基本是一样的，唯一不同的就是Linux下的环境变量配置不同，Linux下JMeter环境变量的配置如下：</w:t>
      </w:r>
    </w:p>
    <w:p>
      <w:pPr>
        <w:spacing w:before="156" w:after="156"/>
        <w:rPr>
          <w:color w:val="auto"/>
          <w:highlight w:val="none"/>
        </w:rPr>
      </w:pPr>
      <w:r>
        <w:rPr>
          <w:rFonts w:hint="eastAsia"/>
          <w:color w:val="auto"/>
          <w:highlight w:val="none"/>
        </w:rPr>
        <w:t>export JMeter_HOME=/usr/local/apache-JMeter-2.11</w:t>
      </w:r>
    </w:p>
    <w:p>
      <w:pPr>
        <w:spacing w:before="156" w:after="156"/>
        <w:rPr>
          <w:color w:val="auto"/>
          <w:highlight w:val="none"/>
        </w:rPr>
      </w:pPr>
      <w:r>
        <w:rPr>
          <w:rFonts w:hint="eastAsia"/>
          <w:color w:val="auto"/>
          <w:highlight w:val="none"/>
        </w:rPr>
        <w:t>export PATH=$JMeter_HOME/lib/ext/ApacheJMeter_core.jar:$JMeter_HOME/lib/jorphan.jar:$JMeter_HOME/lib/logkit-2.0.jar:$JMeter_HOME/bin:$PATH</w:t>
      </w:r>
    </w:p>
    <w:p>
      <w:pPr>
        <w:spacing w:before="156" w:after="156"/>
        <w:rPr>
          <w:color w:val="auto"/>
          <w:highlight w:val="none"/>
        </w:rPr>
      </w:pPr>
      <w:r>
        <w:rPr>
          <w:rFonts w:hint="eastAsia"/>
          <w:color w:val="auto"/>
          <w:highlight w:val="none"/>
        </w:rPr>
        <w:t>JMeter分布式控制过程中，各个Agent启动的线程数等于线程组中的配置，不是均分线程组中的配置。</w:t>
      </w:r>
    </w:p>
    <w:p>
      <w:pPr>
        <w:pStyle w:val="2"/>
        <w:rPr>
          <w:color w:val="auto"/>
          <w:highlight w:val="none"/>
        </w:rPr>
      </w:pPr>
      <w:bookmarkStart w:id="45" w:name="_Toc19963"/>
      <w:r>
        <w:rPr>
          <w:color w:val="auto"/>
          <w:highlight w:val="none"/>
        </w:rPr>
        <w:t>JMeter</w:t>
      </w:r>
      <w:r>
        <w:rPr>
          <w:rFonts w:hint="eastAsia"/>
          <w:color w:val="auto"/>
          <w:highlight w:val="none"/>
        </w:rPr>
        <w:t xml:space="preserve"> JDBC脚本实战</w:t>
      </w:r>
      <w:bookmarkEnd w:id="45"/>
    </w:p>
    <w:p>
      <w:pPr>
        <w:spacing w:before="156" w:after="156"/>
        <w:ind w:firstLine="420"/>
        <w:rPr>
          <w:color w:val="auto"/>
          <w:highlight w:val="none"/>
        </w:rPr>
      </w:pPr>
      <w:r>
        <w:rPr>
          <w:rFonts w:hint="eastAsia"/>
          <w:color w:val="auto"/>
          <w:highlight w:val="none"/>
        </w:rPr>
        <w:t>在学习过程中，发现JMeter测试JDBC特别方便，不需要像LoadRunner一样去录制</w:t>
      </w:r>
      <w:r>
        <w:rPr>
          <w:rFonts w:ascii="Verdana" w:hAnsi="Verdana"/>
          <w:color w:val="auto"/>
          <w:szCs w:val="21"/>
          <w:highlight w:val="none"/>
          <w:shd w:val="clear" w:color="auto" w:fill="FFFFFF"/>
        </w:rPr>
        <w:t>SQLPLUS</w:t>
      </w:r>
      <w:r>
        <w:rPr>
          <w:rFonts w:hint="eastAsia" w:ascii="Verdana" w:hAnsi="Verdana"/>
          <w:color w:val="auto"/>
          <w:szCs w:val="21"/>
          <w:highlight w:val="none"/>
          <w:shd w:val="clear" w:color="auto" w:fill="FFFFFF"/>
        </w:rPr>
        <w:t>操作形成Oracle脚本</w:t>
      </w:r>
      <w:r>
        <w:rPr>
          <w:rFonts w:hint="eastAsia"/>
          <w:color w:val="auto"/>
          <w:highlight w:val="none"/>
        </w:rPr>
        <w:t>或者自己写JDBC请求来形成脚本。在这里就简单跟大家一起学习下JMeter的测试MySql脚本的开发过程。</w:t>
      </w:r>
    </w:p>
    <w:p>
      <w:pPr>
        <w:pStyle w:val="3"/>
        <w:rPr>
          <w:color w:val="auto"/>
          <w:highlight w:val="none"/>
        </w:rPr>
      </w:pPr>
      <w:bookmarkStart w:id="46" w:name="_Toc13372"/>
      <w:r>
        <w:rPr>
          <w:rFonts w:hint="eastAsia"/>
          <w:color w:val="auto"/>
          <w:highlight w:val="none"/>
        </w:rPr>
        <w:t>创建JDBC连接</w:t>
      </w:r>
      <w:bookmarkEnd w:id="46"/>
    </w:p>
    <w:p>
      <w:pPr>
        <w:pStyle w:val="4"/>
        <w:rPr>
          <w:rStyle w:val="50"/>
          <w:smallCaps w:val="0"/>
          <w:color w:val="auto"/>
          <w:kern w:val="2"/>
          <w:sz w:val="30"/>
          <w:highlight w:val="none"/>
        </w:rPr>
      </w:pPr>
      <w:bookmarkStart w:id="47" w:name="_Toc25727"/>
      <w:r>
        <w:rPr>
          <w:rStyle w:val="50"/>
          <w:rFonts w:hint="eastAsia"/>
          <w:color w:val="auto"/>
          <w:highlight w:val="none"/>
        </w:rPr>
        <w:t>导入jar包</w:t>
      </w:r>
      <w:bookmarkEnd w:id="47"/>
    </w:p>
    <w:p>
      <w:pPr>
        <w:rPr>
          <w:color w:val="auto"/>
          <w:highlight w:val="none"/>
        </w:rPr>
      </w:pPr>
      <w:r>
        <w:rPr>
          <w:rFonts w:hint="eastAsia"/>
          <w:color w:val="auto"/>
          <w:highlight w:val="none"/>
        </w:rPr>
        <w:t>注意一点的是进行JDBC测试都需要</w:t>
      </w:r>
      <w:r>
        <w:rPr>
          <w:rFonts w:hint="eastAsia"/>
          <w:color w:val="auto"/>
          <w:highlight w:val="none"/>
        </w:rPr>
        <w:t>依赖相应的Jar包</w:t>
      </w:r>
      <w:r>
        <w:rPr>
          <w:rFonts w:hint="eastAsia"/>
          <w:color w:val="auto"/>
          <w:highlight w:val="none"/>
        </w:rPr>
        <w:t>（放入相应的：</w:t>
      </w:r>
      <w:r>
        <w:rPr>
          <w:color w:val="auto"/>
          <w:highlight w:val="none"/>
        </w:rPr>
        <w:t>apache-jmeter-2.11\lib</w:t>
      </w:r>
      <w:r>
        <w:rPr>
          <w:rFonts w:hint="eastAsia"/>
          <w:color w:val="auto"/>
          <w:highlight w:val="none"/>
        </w:rPr>
        <w:t>），不同的数据库类型对于不同的Jar包，参考如表5-2</w:t>
      </w:r>
      <w:del w:id="7" w:author="计算机" w:date="2016-08-19T15:42:00Z">
        <w:r>
          <w:rPr>
            <w:rFonts w:hint="eastAsia"/>
            <w:color w:val="auto"/>
            <w:highlight w:val="none"/>
          </w:rPr>
          <w:delText>.</w:delText>
        </w:r>
      </w:del>
      <w:r>
        <w:rPr>
          <w:rFonts w:hint="eastAsia"/>
          <w:color w:val="auto"/>
          <w:highlight w:val="none"/>
        </w:rPr>
        <w:t>。</w:t>
      </w:r>
    </w:p>
    <w:p>
      <w:pPr>
        <w:tabs>
          <w:tab w:val="left" w:pos="420"/>
        </w:tabs>
        <w:spacing w:before="156" w:after="156"/>
        <w:ind w:left="420"/>
        <w:jc w:val="center"/>
        <w:rPr>
          <w:color w:val="auto"/>
          <w:highlight w:val="none"/>
        </w:rPr>
      </w:pPr>
      <w:r>
        <w:rPr>
          <w:rFonts w:hint="eastAsia" w:ascii="黑体" w:hAnsi="黑体" w:eastAsia="黑体" w:cs="黑体"/>
          <w:color w:val="auto"/>
          <w:sz w:val="18"/>
          <w:szCs w:val="18"/>
          <w:highlight w:val="none"/>
        </w:rPr>
        <w:t xml:space="preserve">表5-2 </w:t>
      </w:r>
      <w:r>
        <w:rPr>
          <w:rFonts w:ascii="黑体" w:hAnsi="黑体" w:eastAsia="黑体" w:cs="黑体"/>
          <w:color w:val="auto"/>
          <w:sz w:val="18"/>
          <w:szCs w:val="18"/>
          <w:highlight w:val="none"/>
        </w:rPr>
        <w:t>JMeter</w:t>
      </w:r>
      <w:r>
        <w:rPr>
          <w:rFonts w:hint="eastAsia" w:ascii="黑体" w:hAnsi="黑体" w:eastAsia="黑体" w:cs="黑体"/>
          <w:color w:val="auto"/>
          <w:sz w:val="18"/>
          <w:szCs w:val="18"/>
          <w:highlight w:val="none"/>
        </w:rPr>
        <w:t>数据库对应的Jar文件</w:t>
      </w:r>
    </w:p>
    <w:tbl>
      <w:tblPr>
        <w:tblStyle w:val="35"/>
        <w:tblW w:w="8493" w:type="dxa"/>
        <w:jc w:val="center"/>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1985"/>
        <w:gridCol w:w="6508"/>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1985" w:type="dxa"/>
            <w:tcBorders>
              <w:top w:val="outset" w:color="auto" w:sz="6" w:space="0"/>
              <w:left w:val="outset" w:color="auto" w:sz="6" w:space="0"/>
              <w:bottom w:val="outset" w:color="auto" w:sz="6" w:space="0"/>
              <w:right w:val="outset" w:color="auto" w:sz="6" w:space="0"/>
            </w:tcBorders>
            <w:vAlign w:val="center"/>
          </w:tcPr>
          <w:p>
            <w:pPr>
              <w:widowControl/>
              <w:spacing w:before="156" w:beforeAutospacing="1" w:after="156" w:afterAutospacing="1"/>
              <w:ind w:firstLine="361"/>
              <w:jc w:val="center"/>
              <w:rPr>
                <w:rFonts w:ascii="Arial" w:hAnsi="Arial" w:cs="Arial"/>
                <w:color w:val="auto"/>
                <w:kern w:val="0"/>
                <w:sz w:val="18"/>
                <w:szCs w:val="18"/>
                <w:highlight w:val="none"/>
              </w:rPr>
            </w:pPr>
            <w:r>
              <w:rPr>
                <w:rFonts w:ascii="Arial" w:hAnsi="Arial" w:cs="Arial"/>
                <w:b/>
                <w:bCs/>
                <w:color w:val="auto"/>
                <w:kern w:val="0"/>
                <w:sz w:val="18"/>
                <w:highlight w:val="none"/>
              </w:rPr>
              <w:t>数据库</w:t>
            </w:r>
          </w:p>
        </w:tc>
        <w:tc>
          <w:tcPr>
            <w:tcW w:w="6508" w:type="dxa"/>
            <w:tcBorders>
              <w:top w:val="outset" w:color="auto" w:sz="6" w:space="0"/>
              <w:left w:val="outset" w:color="auto" w:sz="6" w:space="0"/>
              <w:bottom w:val="outset" w:color="auto" w:sz="6" w:space="0"/>
              <w:right w:val="outset" w:color="auto" w:sz="6" w:space="0"/>
            </w:tcBorders>
            <w:vAlign w:val="center"/>
          </w:tcPr>
          <w:p>
            <w:pPr>
              <w:widowControl/>
              <w:spacing w:before="156" w:beforeAutospacing="1" w:after="156" w:afterAutospacing="1"/>
              <w:ind w:firstLine="361"/>
              <w:jc w:val="center"/>
              <w:rPr>
                <w:rFonts w:ascii="Arial" w:hAnsi="Arial" w:cs="Arial"/>
                <w:color w:val="auto"/>
                <w:kern w:val="0"/>
                <w:sz w:val="18"/>
                <w:szCs w:val="18"/>
                <w:highlight w:val="none"/>
              </w:rPr>
            </w:pPr>
            <w:r>
              <w:rPr>
                <w:rFonts w:ascii="Arial" w:hAnsi="Arial" w:cs="Arial"/>
                <w:b/>
                <w:bCs/>
                <w:color w:val="auto"/>
                <w:kern w:val="0"/>
                <w:sz w:val="18"/>
                <w:highlight w:val="none"/>
              </w:rPr>
              <w:t>对应的Jar文件</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1985" w:type="dxa"/>
            <w:tcBorders>
              <w:top w:val="outset" w:color="auto" w:sz="6" w:space="0"/>
              <w:left w:val="outset" w:color="auto" w:sz="6" w:space="0"/>
              <w:bottom w:val="outset" w:color="auto" w:sz="6" w:space="0"/>
              <w:right w:val="outset" w:color="auto" w:sz="6" w:space="0"/>
            </w:tcBorders>
            <w:vAlign w:val="center"/>
          </w:tcPr>
          <w:p>
            <w:pPr>
              <w:widowControl/>
              <w:spacing w:before="156" w:beforeAutospacing="1" w:after="156" w:afterAutospacing="1"/>
              <w:ind w:firstLine="360"/>
              <w:jc w:val="center"/>
              <w:rPr>
                <w:rFonts w:ascii="Arial" w:hAnsi="Arial" w:cs="Arial"/>
                <w:color w:val="auto"/>
                <w:kern w:val="0"/>
                <w:sz w:val="18"/>
                <w:szCs w:val="18"/>
                <w:highlight w:val="none"/>
              </w:rPr>
            </w:pPr>
            <w:r>
              <w:rPr>
                <w:rFonts w:ascii="Arial" w:hAnsi="Arial" w:cs="Arial"/>
                <w:color w:val="auto"/>
                <w:kern w:val="0"/>
                <w:sz w:val="18"/>
                <w:szCs w:val="18"/>
                <w:highlight w:val="none"/>
              </w:rPr>
              <w:t xml:space="preserve">Oracle </w:t>
            </w:r>
          </w:p>
        </w:tc>
        <w:tc>
          <w:tcPr>
            <w:tcW w:w="6508" w:type="dxa"/>
            <w:tcBorders>
              <w:top w:val="outset" w:color="auto" w:sz="6" w:space="0"/>
              <w:left w:val="outset" w:color="auto" w:sz="6" w:space="0"/>
              <w:bottom w:val="outset" w:color="auto" w:sz="6" w:space="0"/>
              <w:right w:val="outset" w:color="auto" w:sz="6" w:space="0"/>
            </w:tcBorders>
            <w:vAlign w:val="center"/>
          </w:tcPr>
          <w:p>
            <w:pPr>
              <w:widowControl/>
              <w:spacing w:before="156" w:beforeAutospacing="1" w:after="156" w:afterAutospacing="1"/>
              <w:ind w:firstLine="360"/>
              <w:jc w:val="center"/>
              <w:rPr>
                <w:rFonts w:ascii="Arial" w:hAnsi="Arial" w:cs="Arial"/>
                <w:color w:val="auto"/>
                <w:kern w:val="0"/>
                <w:sz w:val="18"/>
                <w:szCs w:val="18"/>
                <w:highlight w:val="none"/>
              </w:rPr>
            </w:pPr>
            <w:r>
              <w:rPr>
                <w:rFonts w:ascii="Arial" w:hAnsi="Arial" w:cs="Arial"/>
                <w:color w:val="auto"/>
                <w:kern w:val="0"/>
                <w:sz w:val="18"/>
                <w:szCs w:val="18"/>
                <w:highlight w:val="none"/>
              </w:rPr>
              <w:t>classes12.zip 或 ojdbc14.jar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1985" w:type="dxa"/>
            <w:tcBorders>
              <w:top w:val="outset" w:color="auto" w:sz="6" w:space="0"/>
              <w:left w:val="outset" w:color="auto" w:sz="6" w:space="0"/>
              <w:bottom w:val="outset" w:color="auto" w:sz="6" w:space="0"/>
              <w:right w:val="outset" w:color="auto" w:sz="6" w:space="0"/>
            </w:tcBorders>
            <w:vAlign w:val="center"/>
          </w:tcPr>
          <w:p>
            <w:pPr>
              <w:widowControl/>
              <w:spacing w:before="156" w:beforeAutospacing="1" w:after="156" w:afterAutospacing="1"/>
              <w:ind w:firstLine="360"/>
              <w:jc w:val="center"/>
              <w:rPr>
                <w:rFonts w:ascii="Arial" w:hAnsi="Arial" w:cs="Arial"/>
                <w:color w:val="auto"/>
                <w:kern w:val="0"/>
                <w:sz w:val="18"/>
                <w:szCs w:val="18"/>
                <w:highlight w:val="none"/>
              </w:rPr>
            </w:pPr>
            <w:r>
              <w:rPr>
                <w:rFonts w:ascii="Arial" w:hAnsi="Arial" w:cs="Arial"/>
                <w:color w:val="auto"/>
                <w:kern w:val="0"/>
                <w:sz w:val="18"/>
                <w:szCs w:val="18"/>
                <w:highlight w:val="none"/>
              </w:rPr>
              <w:t>Sybase</w:t>
            </w:r>
          </w:p>
        </w:tc>
        <w:tc>
          <w:tcPr>
            <w:tcW w:w="6508" w:type="dxa"/>
            <w:tcBorders>
              <w:top w:val="outset" w:color="auto" w:sz="6" w:space="0"/>
              <w:left w:val="outset" w:color="auto" w:sz="6" w:space="0"/>
              <w:bottom w:val="outset" w:color="auto" w:sz="6" w:space="0"/>
              <w:right w:val="outset" w:color="auto" w:sz="6" w:space="0"/>
            </w:tcBorders>
            <w:vAlign w:val="center"/>
          </w:tcPr>
          <w:p>
            <w:pPr>
              <w:widowControl/>
              <w:spacing w:before="156" w:beforeAutospacing="1" w:after="156" w:afterAutospacing="1"/>
              <w:ind w:firstLine="360"/>
              <w:jc w:val="center"/>
              <w:rPr>
                <w:rFonts w:ascii="Arial" w:hAnsi="Arial" w:cs="Arial"/>
                <w:color w:val="auto"/>
                <w:kern w:val="0"/>
                <w:sz w:val="18"/>
                <w:szCs w:val="18"/>
                <w:highlight w:val="none"/>
              </w:rPr>
            </w:pPr>
            <w:r>
              <w:rPr>
                <w:rFonts w:ascii="Arial" w:hAnsi="Arial" w:cs="Arial"/>
                <w:color w:val="auto"/>
                <w:kern w:val="0"/>
                <w:sz w:val="18"/>
                <w:szCs w:val="18"/>
                <w:highlight w:val="none"/>
              </w:rPr>
              <w:t>jconn2.jar 或 jconn3.jar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1985" w:type="dxa"/>
            <w:tcBorders>
              <w:top w:val="outset" w:color="auto" w:sz="6" w:space="0"/>
              <w:left w:val="outset" w:color="auto" w:sz="6" w:space="0"/>
              <w:bottom w:val="outset" w:color="auto" w:sz="6" w:space="0"/>
              <w:right w:val="outset" w:color="auto" w:sz="6" w:space="0"/>
            </w:tcBorders>
            <w:vAlign w:val="center"/>
          </w:tcPr>
          <w:p>
            <w:pPr>
              <w:widowControl/>
              <w:spacing w:before="156" w:beforeAutospacing="1" w:after="156" w:afterAutospacing="1"/>
              <w:ind w:firstLine="360"/>
              <w:jc w:val="center"/>
              <w:rPr>
                <w:rFonts w:ascii="Arial" w:hAnsi="Arial" w:cs="Arial"/>
                <w:color w:val="auto"/>
                <w:kern w:val="0"/>
                <w:sz w:val="18"/>
                <w:szCs w:val="18"/>
                <w:highlight w:val="none"/>
              </w:rPr>
            </w:pPr>
            <w:r>
              <w:rPr>
                <w:rFonts w:ascii="Arial" w:hAnsi="Arial" w:cs="Arial"/>
                <w:color w:val="auto"/>
                <w:kern w:val="0"/>
                <w:sz w:val="18"/>
                <w:szCs w:val="18"/>
                <w:highlight w:val="none"/>
              </w:rPr>
              <w:t>Mysql</w:t>
            </w:r>
          </w:p>
        </w:tc>
        <w:tc>
          <w:tcPr>
            <w:tcW w:w="6508" w:type="dxa"/>
            <w:tcBorders>
              <w:top w:val="outset" w:color="auto" w:sz="6" w:space="0"/>
              <w:left w:val="outset" w:color="auto" w:sz="6" w:space="0"/>
              <w:bottom w:val="outset" w:color="auto" w:sz="6" w:space="0"/>
              <w:right w:val="outset" w:color="auto" w:sz="6" w:space="0"/>
            </w:tcBorders>
            <w:vAlign w:val="center"/>
          </w:tcPr>
          <w:p>
            <w:pPr>
              <w:widowControl/>
              <w:spacing w:before="156" w:beforeAutospacing="1" w:after="156" w:afterAutospacing="1"/>
              <w:ind w:firstLine="360"/>
              <w:jc w:val="center"/>
              <w:rPr>
                <w:rFonts w:ascii="Arial" w:hAnsi="Arial" w:cs="Arial"/>
                <w:color w:val="auto"/>
                <w:kern w:val="0"/>
                <w:sz w:val="18"/>
                <w:szCs w:val="18"/>
                <w:highlight w:val="none"/>
              </w:rPr>
            </w:pPr>
            <w:r>
              <w:rPr>
                <w:rFonts w:ascii="Arial" w:hAnsi="Arial" w:cs="Arial"/>
                <w:color w:val="auto"/>
                <w:kern w:val="0"/>
                <w:sz w:val="18"/>
                <w:szCs w:val="18"/>
                <w:highlight w:val="none"/>
              </w:rPr>
              <w:t>mysql-connector-java-3.1.1-alpha-bin.jar 或</w:t>
            </w:r>
          </w:p>
          <w:p>
            <w:pPr>
              <w:widowControl/>
              <w:spacing w:before="156" w:beforeAutospacing="1" w:after="156" w:afterAutospacing="1"/>
              <w:ind w:firstLine="360"/>
              <w:jc w:val="center"/>
              <w:rPr>
                <w:rFonts w:ascii="Arial" w:hAnsi="Arial" w:cs="Arial"/>
                <w:color w:val="auto"/>
                <w:kern w:val="0"/>
                <w:sz w:val="18"/>
                <w:szCs w:val="18"/>
                <w:highlight w:val="none"/>
              </w:rPr>
            </w:pPr>
            <w:r>
              <w:rPr>
                <w:rFonts w:ascii="Arial" w:hAnsi="Arial" w:cs="Arial"/>
                <w:color w:val="auto"/>
                <w:kern w:val="0"/>
                <w:sz w:val="18"/>
                <w:szCs w:val="18"/>
                <w:highlight w:val="none"/>
              </w:rPr>
              <w:t>mysql-connector-java-5.0.2-beta-bin.jar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1985" w:type="dxa"/>
            <w:tcBorders>
              <w:top w:val="outset" w:color="auto" w:sz="6" w:space="0"/>
              <w:left w:val="outset" w:color="auto" w:sz="6" w:space="0"/>
              <w:bottom w:val="outset" w:color="auto" w:sz="6" w:space="0"/>
              <w:right w:val="outset" w:color="auto" w:sz="6" w:space="0"/>
            </w:tcBorders>
            <w:vAlign w:val="center"/>
          </w:tcPr>
          <w:p>
            <w:pPr>
              <w:widowControl/>
              <w:spacing w:before="156" w:beforeAutospacing="1" w:after="156" w:afterAutospacing="1"/>
              <w:ind w:firstLine="360"/>
              <w:jc w:val="center"/>
              <w:rPr>
                <w:rFonts w:ascii="Arial" w:hAnsi="Arial" w:cs="Arial"/>
                <w:color w:val="auto"/>
                <w:kern w:val="0"/>
                <w:sz w:val="18"/>
                <w:szCs w:val="18"/>
                <w:highlight w:val="none"/>
              </w:rPr>
            </w:pPr>
            <w:r>
              <w:rPr>
                <w:rFonts w:ascii="Arial" w:hAnsi="Arial" w:cs="Arial"/>
                <w:color w:val="auto"/>
                <w:kern w:val="0"/>
                <w:sz w:val="18"/>
                <w:szCs w:val="18"/>
                <w:highlight w:val="none"/>
              </w:rPr>
              <w:t>SQLServer 2000</w:t>
            </w:r>
          </w:p>
        </w:tc>
        <w:tc>
          <w:tcPr>
            <w:tcW w:w="6508" w:type="dxa"/>
            <w:tcBorders>
              <w:top w:val="outset" w:color="auto" w:sz="6" w:space="0"/>
              <w:left w:val="outset" w:color="auto" w:sz="6" w:space="0"/>
              <w:bottom w:val="outset" w:color="auto" w:sz="6" w:space="0"/>
              <w:right w:val="outset" w:color="auto" w:sz="6" w:space="0"/>
            </w:tcBorders>
            <w:vAlign w:val="center"/>
          </w:tcPr>
          <w:p>
            <w:pPr>
              <w:widowControl/>
              <w:spacing w:before="156" w:beforeAutospacing="1" w:after="156" w:afterAutospacing="1"/>
              <w:ind w:firstLine="360"/>
              <w:jc w:val="center"/>
              <w:rPr>
                <w:rFonts w:ascii="Arial" w:hAnsi="Arial" w:cs="Arial"/>
                <w:color w:val="auto"/>
                <w:kern w:val="0"/>
                <w:sz w:val="18"/>
                <w:szCs w:val="18"/>
                <w:highlight w:val="none"/>
              </w:rPr>
            </w:pPr>
            <w:r>
              <w:rPr>
                <w:rFonts w:ascii="Arial" w:hAnsi="Arial" w:cs="Arial"/>
                <w:color w:val="auto"/>
                <w:kern w:val="0"/>
                <w:sz w:val="18"/>
                <w:szCs w:val="18"/>
                <w:highlight w:val="none"/>
              </w:rPr>
              <w:t>msbase.jar、msutil.jar、mssqlserver.jar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1985" w:type="dxa"/>
            <w:tcBorders>
              <w:top w:val="outset" w:color="auto" w:sz="6" w:space="0"/>
              <w:left w:val="outset" w:color="auto" w:sz="6" w:space="0"/>
              <w:bottom w:val="outset" w:color="auto" w:sz="6" w:space="0"/>
              <w:right w:val="outset" w:color="auto" w:sz="6" w:space="0"/>
            </w:tcBorders>
            <w:vAlign w:val="center"/>
          </w:tcPr>
          <w:p>
            <w:pPr>
              <w:widowControl/>
              <w:spacing w:before="156" w:beforeAutospacing="1" w:after="156" w:afterAutospacing="1"/>
              <w:ind w:firstLine="360"/>
              <w:jc w:val="center"/>
              <w:rPr>
                <w:rFonts w:ascii="Arial" w:hAnsi="Arial" w:cs="Arial"/>
                <w:color w:val="auto"/>
                <w:kern w:val="0"/>
                <w:sz w:val="18"/>
                <w:szCs w:val="18"/>
                <w:highlight w:val="none"/>
              </w:rPr>
            </w:pPr>
            <w:r>
              <w:rPr>
                <w:rFonts w:ascii="Arial" w:hAnsi="Arial" w:cs="Arial"/>
                <w:color w:val="auto"/>
                <w:kern w:val="0"/>
                <w:sz w:val="18"/>
                <w:szCs w:val="18"/>
                <w:highlight w:val="none"/>
              </w:rPr>
              <w:t>SQLServer 2005</w:t>
            </w:r>
          </w:p>
        </w:tc>
        <w:tc>
          <w:tcPr>
            <w:tcW w:w="6508" w:type="dxa"/>
            <w:tcBorders>
              <w:top w:val="outset" w:color="auto" w:sz="6" w:space="0"/>
              <w:left w:val="outset" w:color="auto" w:sz="6" w:space="0"/>
              <w:bottom w:val="outset" w:color="auto" w:sz="6" w:space="0"/>
              <w:right w:val="outset" w:color="auto" w:sz="6" w:space="0"/>
            </w:tcBorders>
            <w:vAlign w:val="center"/>
          </w:tcPr>
          <w:p>
            <w:pPr>
              <w:widowControl/>
              <w:spacing w:before="156" w:beforeAutospacing="1" w:after="156" w:afterAutospacing="1"/>
              <w:ind w:firstLine="360"/>
              <w:jc w:val="center"/>
              <w:rPr>
                <w:rFonts w:ascii="Arial" w:hAnsi="Arial" w:cs="Arial"/>
                <w:color w:val="auto"/>
                <w:kern w:val="0"/>
                <w:sz w:val="18"/>
                <w:szCs w:val="18"/>
                <w:highlight w:val="none"/>
              </w:rPr>
            </w:pPr>
            <w:r>
              <w:rPr>
                <w:rFonts w:ascii="Arial" w:hAnsi="Arial" w:cs="Arial"/>
                <w:color w:val="auto"/>
                <w:kern w:val="0"/>
                <w:sz w:val="18"/>
                <w:szCs w:val="18"/>
                <w:highlight w:val="none"/>
              </w:rPr>
              <w:t>sqljdbc.jar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1985" w:type="dxa"/>
            <w:tcBorders>
              <w:top w:val="outset" w:color="auto" w:sz="6" w:space="0"/>
              <w:left w:val="outset" w:color="auto" w:sz="6" w:space="0"/>
              <w:bottom w:val="outset" w:color="auto" w:sz="6" w:space="0"/>
              <w:right w:val="outset" w:color="auto" w:sz="6" w:space="0"/>
            </w:tcBorders>
            <w:vAlign w:val="center"/>
          </w:tcPr>
          <w:p>
            <w:pPr>
              <w:widowControl/>
              <w:spacing w:before="156" w:beforeAutospacing="1" w:after="156" w:afterAutospacing="1"/>
              <w:ind w:firstLine="360"/>
              <w:jc w:val="center"/>
              <w:rPr>
                <w:rFonts w:ascii="Arial" w:hAnsi="Arial" w:cs="Arial"/>
                <w:color w:val="auto"/>
                <w:kern w:val="0"/>
                <w:sz w:val="18"/>
                <w:szCs w:val="18"/>
                <w:highlight w:val="none"/>
              </w:rPr>
            </w:pPr>
            <w:r>
              <w:rPr>
                <w:rFonts w:ascii="Arial" w:hAnsi="Arial" w:cs="Arial"/>
                <w:color w:val="auto"/>
                <w:kern w:val="0"/>
                <w:sz w:val="18"/>
                <w:szCs w:val="18"/>
                <w:highlight w:val="none"/>
              </w:rPr>
              <w:t>SQLServer 7.0</w:t>
            </w:r>
          </w:p>
        </w:tc>
        <w:tc>
          <w:tcPr>
            <w:tcW w:w="6508" w:type="dxa"/>
            <w:tcBorders>
              <w:top w:val="outset" w:color="auto" w:sz="6" w:space="0"/>
              <w:left w:val="outset" w:color="auto" w:sz="6" w:space="0"/>
              <w:bottom w:val="outset" w:color="auto" w:sz="6" w:space="0"/>
              <w:right w:val="outset" w:color="auto" w:sz="6" w:space="0"/>
            </w:tcBorders>
            <w:vAlign w:val="center"/>
          </w:tcPr>
          <w:p>
            <w:pPr>
              <w:widowControl/>
              <w:spacing w:before="156" w:beforeAutospacing="1" w:after="156" w:afterAutospacing="1"/>
              <w:ind w:firstLine="360"/>
              <w:jc w:val="center"/>
              <w:rPr>
                <w:rFonts w:ascii="Arial" w:hAnsi="Arial" w:cs="Arial"/>
                <w:color w:val="auto"/>
                <w:kern w:val="0"/>
                <w:sz w:val="18"/>
                <w:szCs w:val="18"/>
                <w:highlight w:val="none"/>
              </w:rPr>
            </w:pPr>
            <w:r>
              <w:rPr>
                <w:rFonts w:ascii="Arial" w:hAnsi="Arial" w:cs="Arial"/>
                <w:color w:val="auto"/>
                <w:kern w:val="0"/>
                <w:sz w:val="18"/>
                <w:szCs w:val="18"/>
                <w:highlight w:val="none"/>
              </w:rPr>
              <w:t>jtds-1.2.2.jar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1985" w:type="dxa"/>
            <w:tcBorders>
              <w:top w:val="outset" w:color="auto" w:sz="6" w:space="0"/>
              <w:left w:val="outset" w:color="auto" w:sz="6" w:space="0"/>
              <w:bottom w:val="outset" w:color="auto" w:sz="6" w:space="0"/>
              <w:right w:val="outset" w:color="auto" w:sz="6" w:space="0"/>
            </w:tcBorders>
            <w:vAlign w:val="center"/>
          </w:tcPr>
          <w:p>
            <w:pPr>
              <w:widowControl/>
              <w:spacing w:before="156" w:beforeAutospacing="1" w:after="156" w:afterAutospacing="1"/>
              <w:ind w:firstLine="360"/>
              <w:jc w:val="center"/>
              <w:rPr>
                <w:rFonts w:ascii="Arial" w:hAnsi="Arial" w:cs="Arial"/>
                <w:color w:val="auto"/>
                <w:kern w:val="0"/>
                <w:sz w:val="18"/>
                <w:szCs w:val="18"/>
                <w:highlight w:val="none"/>
              </w:rPr>
            </w:pPr>
            <w:r>
              <w:rPr>
                <w:rFonts w:ascii="Arial" w:hAnsi="Arial" w:cs="Arial"/>
                <w:color w:val="auto"/>
                <w:kern w:val="0"/>
                <w:sz w:val="18"/>
                <w:szCs w:val="18"/>
                <w:highlight w:val="none"/>
              </w:rPr>
              <w:t>Informix</w:t>
            </w:r>
          </w:p>
        </w:tc>
        <w:tc>
          <w:tcPr>
            <w:tcW w:w="6508" w:type="dxa"/>
            <w:tcBorders>
              <w:top w:val="outset" w:color="auto" w:sz="6" w:space="0"/>
              <w:left w:val="outset" w:color="auto" w:sz="6" w:space="0"/>
              <w:bottom w:val="outset" w:color="auto" w:sz="6" w:space="0"/>
              <w:right w:val="outset" w:color="auto" w:sz="6" w:space="0"/>
            </w:tcBorders>
            <w:vAlign w:val="center"/>
          </w:tcPr>
          <w:p>
            <w:pPr>
              <w:widowControl/>
              <w:spacing w:before="156" w:beforeAutospacing="1" w:after="156" w:afterAutospacing="1"/>
              <w:ind w:firstLine="360"/>
              <w:jc w:val="center"/>
              <w:rPr>
                <w:rFonts w:ascii="Arial" w:hAnsi="Arial" w:cs="Arial"/>
                <w:color w:val="auto"/>
                <w:kern w:val="0"/>
                <w:sz w:val="18"/>
                <w:szCs w:val="18"/>
                <w:highlight w:val="none"/>
              </w:rPr>
            </w:pPr>
            <w:r>
              <w:rPr>
                <w:rFonts w:ascii="Arial" w:hAnsi="Arial" w:cs="Arial"/>
                <w:color w:val="auto"/>
                <w:kern w:val="0"/>
                <w:sz w:val="18"/>
                <w:szCs w:val="18"/>
                <w:highlight w:val="none"/>
              </w:rPr>
              <w:t>ifxjdbc.jar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1985" w:type="dxa"/>
            <w:tcBorders>
              <w:top w:val="outset" w:color="auto" w:sz="6" w:space="0"/>
              <w:left w:val="outset" w:color="auto" w:sz="6" w:space="0"/>
              <w:bottom w:val="outset" w:color="auto" w:sz="6" w:space="0"/>
              <w:right w:val="outset" w:color="auto" w:sz="6" w:space="0"/>
            </w:tcBorders>
            <w:vAlign w:val="center"/>
          </w:tcPr>
          <w:p>
            <w:pPr>
              <w:widowControl/>
              <w:spacing w:before="156" w:beforeAutospacing="1" w:after="156" w:afterAutospacing="1"/>
              <w:ind w:firstLine="360"/>
              <w:jc w:val="center"/>
              <w:rPr>
                <w:rFonts w:ascii="Arial" w:hAnsi="Arial" w:cs="Arial"/>
                <w:color w:val="auto"/>
                <w:kern w:val="0"/>
                <w:sz w:val="18"/>
                <w:szCs w:val="18"/>
                <w:highlight w:val="none"/>
              </w:rPr>
            </w:pPr>
            <w:r>
              <w:rPr>
                <w:rFonts w:ascii="Arial" w:hAnsi="Arial" w:cs="Arial"/>
                <w:color w:val="auto"/>
                <w:kern w:val="0"/>
                <w:sz w:val="18"/>
                <w:szCs w:val="18"/>
                <w:highlight w:val="none"/>
              </w:rPr>
              <w:t>DB2</w:t>
            </w:r>
          </w:p>
        </w:tc>
        <w:tc>
          <w:tcPr>
            <w:tcW w:w="6508" w:type="dxa"/>
            <w:tcBorders>
              <w:top w:val="outset" w:color="auto" w:sz="6" w:space="0"/>
              <w:left w:val="outset" w:color="auto" w:sz="6" w:space="0"/>
              <w:bottom w:val="outset" w:color="auto" w:sz="6" w:space="0"/>
              <w:right w:val="outset" w:color="auto" w:sz="6" w:space="0"/>
            </w:tcBorders>
            <w:vAlign w:val="center"/>
          </w:tcPr>
          <w:p>
            <w:pPr>
              <w:widowControl/>
              <w:spacing w:before="156" w:beforeAutospacing="1" w:after="156" w:afterAutospacing="1"/>
              <w:ind w:firstLine="360"/>
              <w:jc w:val="center"/>
              <w:rPr>
                <w:rFonts w:ascii="Arial" w:hAnsi="Arial" w:cs="Arial"/>
                <w:color w:val="auto"/>
                <w:kern w:val="0"/>
                <w:sz w:val="18"/>
                <w:szCs w:val="18"/>
                <w:highlight w:val="none"/>
              </w:rPr>
            </w:pPr>
            <w:r>
              <w:rPr>
                <w:rFonts w:ascii="Arial" w:hAnsi="Arial" w:cs="Arial"/>
                <w:color w:val="auto"/>
                <w:kern w:val="0"/>
                <w:sz w:val="18"/>
                <w:szCs w:val="18"/>
                <w:highlight w:val="none"/>
              </w:rPr>
              <w:t>db2jcc.jar、db2jcc_license_cu.jar</w:t>
            </w:r>
          </w:p>
        </w:tc>
      </w:tr>
    </w:tbl>
    <w:p>
      <w:pPr>
        <w:spacing w:before="156" w:after="156"/>
        <w:rPr>
          <w:color w:val="auto"/>
          <w:highlight w:val="none"/>
        </w:rPr>
      </w:pPr>
    </w:p>
    <w:p>
      <w:pPr>
        <w:pStyle w:val="4"/>
        <w:rPr>
          <w:color w:val="auto"/>
          <w:highlight w:val="none"/>
        </w:rPr>
      </w:pPr>
      <w:bookmarkStart w:id="48" w:name="_Toc25106"/>
      <w:r>
        <w:rPr>
          <w:rFonts w:hint="eastAsia"/>
          <w:color w:val="auto"/>
          <w:highlight w:val="none"/>
        </w:rPr>
        <w:t>添加一个“</w:t>
      </w:r>
      <w:r>
        <w:rPr>
          <w:rFonts w:ascii="Verdana" w:hAnsi="Verdana"/>
          <w:color w:val="auto"/>
          <w:sz w:val="18"/>
          <w:szCs w:val="18"/>
          <w:highlight w:val="none"/>
          <w:shd w:val="clear" w:color="auto" w:fill="FFFFFF"/>
        </w:rPr>
        <w:t>JDBC Connection Configuration</w:t>
      </w:r>
      <w:r>
        <w:rPr>
          <w:rFonts w:hint="eastAsia"/>
          <w:color w:val="auto"/>
          <w:highlight w:val="none"/>
        </w:rPr>
        <w:t>”配置元件</w:t>
      </w:r>
      <w:bookmarkEnd w:id="48"/>
    </w:p>
    <w:p>
      <w:pPr>
        <w:rPr>
          <w:color w:val="auto"/>
          <w:highlight w:val="none"/>
        </w:rPr>
      </w:pPr>
      <w:r>
        <w:rPr>
          <w:rFonts w:hint="eastAsia"/>
          <w:color w:val="auto"/>
          <w:highlight w:val="none"/>
        </w:rPr>
        <w:t>在测试计划下添加线程组，在线程组下从“配置元件”中添加一个“</w:t>
      </w:r>
      <w:r>
        <w:rPr>
          <w:rFonts w:ascii="Verdana" w:hAnsi="Verdana"/>
          <w:color w:val="auto"/>
          <w:sz w:val="18"/>
          <w:szCs w:val="18"/>
          <w:highlight w:val="none"/>
          <w:shd w:val="clear" w:color="auto" w:fill="FFFFFF"/>
        </w:rPr>
        <w:t>JDBC Connection Configuration</w:t>
      </w:r>
      <w:r>
        <w:rPr>
          <w:rFonts w:hint="eastAsia"/>
          <w:color w:val="auto"/>
          <w:highlight w:val="none"/>
        </w:rPr>
        <w:t>”，具体信息参考图5-21。</w:t>
      </w:r>
    </w:p>
    <w:p>
      <w:pPr>
        <w:rPr>
          <w:color w:val="auto"/>
          <w:highlight w:val="none"/>
        </w:rPr>
      </w:pPr>
    </w:p>
    <w:p>
      <w:pPr>
        <w:tabs>
          <w:tab w:val="left" w:pos="1455"/>
        </w:tabs>
        <w:spacing w:before="156" w:after="156"/>
        <w:ind w:firstLine="420"/>
        <w:rPr>
          <w:color w:val="auto"/>
          <w:highlight w:val="none"/>
        </w:rPr>
      </w:pPr>
      <w:r>
        <w:rPr>
          <w:color w:val="auto"/>
          <w:highlight w:val="none"/>
        </w:rPr>
        <w:drawing>
          <wp:inline distT="0" distB="0" distL="114300" distR="114300">
            <wp:extent cx="5476875" cy="30861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1"/>
                    <a:stretch>
                      <a:fillRect/>
                    </a:stretch>
                  </pic:blipFill>
                  <pic:spPr>
                    <a:xfrm>
                      <a:off x="0" y="0"/>
                      <a:ext cx="5476875" cy="3086100"/>
                    </a:xfrm>
                    <a:prstGeom prst="rect">
                      <a:avLst/>
                    </a:prstGeom>
                    <a:noFill/>
                    <a:ln w="9525">
                      <a:noFill/>
                      <a:miter/>
                    </a:ln>
                  </pic:spPr>
                </pic:pic>
              </a:graphicData>
            </a:graphic>
          </wp:inline>
        </w:drawing>
      </w:r>
    </w:p>
    <w:p>
      <w:pPr>
        <w:tabs>
          <w:tab w:val="left" w:pos="1455"/>
        </w:tabs>
        <w:spacing w:before="156" w:after="156"/>
        <w:ind w:firstLine="360"/>
        <w:jc w:val="center"/>
        <w:rPr>
          <w:rFonts w:ascii="黑体" w:hAnsi="黑体" w:eastAsia="黑体" w:cs="黑体"/>
          <w:color w:val="auto"/>
          <w:sz w:val="18"/>
          <w:szCs w:val="18"/>
          <w:highlight w:val="none"/>
          <w:shd w:val="clear" w:color="auto" w:fill="FFFFFF"/>
        </w:rPr>
      </w:pPr>
      <w:r>
        <w:rPr>
          <w:rFonts w:hint="eastAsia" w:ascii="黑体" w:hAnsi="黑体" w:eastAsia="黑体" w:cs="黑体"/>
          <w:color w:val="auto"/>
          <w:sz w:val="18"/>
          <w:szCs w:val="18"/>
          <w:highlight w:val="none"/>
        </w:rPr>
        <w:t>图5-</w:t>
      </w:r>
      <w:bookmarkStart w:id="49" w:name="OLE_LINK9"/>
      <w:bookmarkStart w:id="50" w:name="OLE_LINK8"/>
      <w:r>
        <w:rPr>
          <w:rFonts w:hint="eastAsia" w:ascii="黑体" w:hAnsi="黑体" w:eastAsia="黑体" w:cs="黑体"/>
          <w:color w:val="auto"/>
          <w:sz w:val="18"/>
          <w:szCs w:val="18"/>
          <w:highlight w:val="none"/>
        </w:rPr>
        <w:t xml:space="preserve">21 </w:t>
      </w:r>
      <w:r>
        <w:rPr>
          <w:rFonts w:ascii="黑体" w:hAnsi="黑体" w:eastAsia="黑体" w:cs="黑体"/>
          <w:color w:val="auto"/>
          <w:sz w:val="18"/>
          <w:szCs w:val="18"/>
          <w:highlight w:val="none"/>
        </w:rPr>
        <w:t>J</w:t>
      </w:r>
      <w:r>
        <w:rPr>
          <w:rFonts w:ascii="黑体" w:hAnsi="黑体" w:eastAsia="黑体" w:cs="黑体"/>
          <w:color w:val="auto"/>
          <w:sz w:val="18"/>
          <w:szCs w:val="18"/>
          <w:highlight w:val="none"/>
          <w:shd w:val="clear" w:color="auto" w:fill="FFFFFF"/>
        </w:rPr>
        <w:t>DBC Connection Configuration</w:t>
      </w:r>
      <w:bookmarkEnd w:id="49"/>
      <w:bookmarkEnd w:id="50"/>
      <w:r>
        <w:rPr>
          <w:rFonts w:hint="eastAsia" w:ascii="黑体" w:hAnsi="黑体" w:eastAsia="黑体" w:cs="黑体"/>
          <w:color w:val="auto"/>
          <w:sz w:val="18"/>
          <w:szCs w:val="18"/>
          <w:highlight w:val="none"/>
          <w:shd w:val="clear" w:color="auto" w:fill="FFFFFF"/>
        </w:rPr>
        <w:t>配置</w:t>
      </w:r>
    </w:p>
    <w:p>
      <w:pPr>
        <w:tabs>
          <w:tab w:val="left" w:pos="1455"/>
        </w:tabs>
        <w:spacing w:before="156" w:after="156"/>
        <w:ind w:firstLine="420"/>
        <w:jc w:val="left"/>
        <w:rPr>
          <w:rFonts w:ascii="Verdana" w:hAnsi="Verdana"/>
          <w:color w:val="auto"/>
          <w:sz w:val="18"/>
          <w:szCs w:val="18"/>
          <w:highlight w:val="none"/>
          <w:shd w:val="clear" w:color="auto" w:fill="FFFFFF"/>
        </w:rPr>
      </w:pPr>
      <w:r>
        <w:rPr>
          <w:rFonts w:hint="eastAsia" w:ascii="Verdana" w:hAnsi="Verdana"/>
          <w:color w:val="auto"/>
          <w:szCs w:val="21"/>
          <w:highlight w:val="none"/>
          <w:shd w:val="clear" w:color="auto" w:fill="FFFFFF"/>
        </w:rPr>
        <w:t>各参数属性解释如下</w:t>
      </w:r>
      <w:r>
        <w:rPr>
          <w:rFonts w:hint="eastAsia" w:ascii="Verdana" w:hAnsi="Verdana"/>
          <w:color w:val="auto"/>
          <w:sz w:val="18"/>
          <w:szCs w:val="18"/>
          <w:highlight w:val="none"/>
          <w:shd w:val="clear" w:color="auto" w:fill="FFFFFF"/>
        </w:rPr>
        <w:t>：</w:t>
      </w:r>
    </w:p>
    <w:p>
      <w:pPr>
        <w:widowControl/>
        <w:numPr>
          <w:ilvl w:val="0"/>
          <w:numId w:val="23"/>
        </w:numPr>
        <w:tabs>
          <w:tab w:val="left" w:pos="420"/>
        </w:tabs>
        <w:spacing w:after="156" w:line="330" w:lineRule="atLeast"/>
        <w:jc w:val="left"/>
        <w:rPr>
          <w:color w:val="auto"/>
          <w:highlight w:val="none"/>
        </w:rPr>
      </w:pPr>
      <w:bookmarkStart w:id="51" w:name="OLE_LINK2"/>
      <w:bookmarkStart w:id="52" w:name="OLE_LINK1"/>
      <w:r>
        <w:rPr>
          <w:rFonts w:hint="eastAsia"/>
          <w:color w:val="auto"/>
          <w:highlight w:val="none"/>
        </w:rPr>
        <w:t>Variable Name</w:t>
      </w:r>
      <w:bookmarkEnd w:id="51"/>
      <w:bookmarkEnd w:id="52"/>
      <w:r>
        <w:rPr>
          <w:rFonts w:hint="eastAsia"/>
          <w:color w:val="auto"/>
          <w:highlight w:val="none"/>
        </w:rPr>
        <w:t>：JDBC创建的连接池的名称，这里测试的是Mysql，所以设置为MySql，这里一定要注意要跟JDBC  Request中的Variable Name保持一致；</w:t>
      </w:r>
    </w:p>
    <w:p>
      <w:pPr>
        <w:numPr>
          <w:ilvl w:val="0"/>
          <w:numId w:val="23"/>
        </w:numPr>
        <w:tabs>
          <w:tab w:val="left" w:pos="420"/>
        </w:tabs>
        <w:spacing w:before="156" w:after="156"/>
        <w:rPr>
          <w:color w:val="auto"/>
          <w:highlight w:val="none"/>
        </w:rPr>
      </w:pPr>
      <w:r>
        <w:rPr>
          <w:rFonts w:hint="eastAsia"/>
          <w:color w:val="auto"/>
          <w:highlight w:val="none"/>
        </w:rPr>
        <w:t>Max Number Connection：JDBC连接池最大连接数，如果该值设置为0，表示线程之间独立不使用共享线程池，如果要使用共享线程池，确保该值大于等于最大线程数；</w:t>
      </w:r>
    </w:p>
    <w:p>
      <w:pPr>
        <w:numPr>
          <w:ilvl w:val="0"/>
          <w:numId w:val="23"/>
        </w:numPr>
        <w:tabs>
          <w:tab w:val="left" w:pos="420"/>
        </w:tabs>
        <w:spacing w:before="156" w:after="156"/>
        <w:rPr>
          <w:color w:val="auto"/>
          <w:highlight w:val="none"/>
        </w:rPr>
      </w:pPr>
      <w:r>
        <w:rPr>
          <w:rFonts w:hint="eastAsia"/>
          <w:color w:val="auto"/>
          <w:highlight w:val="none"/>
        </w:rPr>
        <w:t>Pool Timeout：创建连接池时的超时时间，如果超过这个时间，系统会抛出错误信息；</w:t>
      </w:r>
    </w:p>
    <w:p>
      <w:pPr>
        <w:numPr>
          <w:ilvl w:val="0"/>
          <w:numId w:val="23"/>
        </w:numPr>
        <w:tabs>
          <w:tab w:val="left" w:pos="420"/>
        </w:tabs>
        <w:spacing w:before="156" w:after="156"/>
        <w:rPr>
          <w:color w:val="auto"/>
          <w:highlight w:val="none"/>
        </w:rPr>
      </w:pPr>
      <w:r>
        <w:rPr>
          <w:color w:val="auto"/>
          <w:highlight w:val="none"/>
        </w:rPr>
        <w:t>Idle Cleanup Interval (ms</w:t>
      </w:r>
      <w:r>
        <w:rPr>
          <w:rFonts w:hint="eastAsia"/>
          <w:color w:val="auto"/>
          <w:highlight w:val="none"/>
        </w:rPr>
        <w:t>)：连接池的空闲时间，默认是1分钟；</w:t>
      </w:r>
    </w:p>
    <w:p>
      <w:pPr>
        <w:numPr>
          <w:ilvl w:val="0"/>
          <w:numId w:val="23"/>
        </w:numPr>
        <w:tabs>
          <w:tab w:val="left" w:pos="420"/>
        </w:tabs>
        <w:spacing w:before="156" w:after="156"/>
        <w:rPr>
          <w:color w:val="auto"/>
          <w:highlight w:val="none"/>
        </w:rPr>
      </w:pPr>
      <w:r>
        <w:rPr>
          <w:color w:val="auto"/>
          <w:highlight w:val="none"/>
        </w:rPr>
        <w:t>Auto Commit</w:t>
      </w:r>
      <w:r>
        <w:rPr>
          <w:rFonts w:hint="eastAsia"/>
          <w:color w:val="auto"/>
          <w:highlight w:val="none"/>
        </w:rPr>
        <w:t>：是否自动提交，默认选择为True；</w:t>
      </w:r>
    </w:p>
    <w:p>
      <w:pPr>
        <w:numPr>
          <w:ilvl w:val="0"/>
          <w:numId w:val="23"/>
        </w:numPr>
        <w:tabs>
          <w:tab w:val="left" w:pos="420"/>
        </w:tabs>
        <w:spacing w:before="156" w:after="156"/>
        <w:rPr>
          <w:color w:val="auto"/>
          <w:highlight w:val="none"/>
        </w:rPr>
      </w:pPr>
      <w:r>
        <w:rPr>
          <w:color w:val="auto"/>
          <w:highlight w:val="none"/>
        </w:rPr>
        <w:t>Transaction Isolation</w:t>
      </w:r>
      <w:r>
        <w:rPr>
          <w:rFonts w:hint="eastAsia"/>
          <w:color w:val="auto"/>
          <w:highlight w:val="none"/>
        </w:rPr>
        <w:t>：数据库事物隔离级别，默认为default。MySql数据库事物隔离级别有4种，分别是</w:t>
      </w:r>
      <w:r>
        <w:rPr>
          <w:bCs/>
          <w:color w:val="auto"/>
          <w:highlight w:val="none"/>
        </w:rPr>
        <w:t>Read Uncommitted</w:t>
      </w:r>
      <w:r>
        <w:rPr>
          <w:rFonts w:hint="eastAsia"/>
          <w:bCs/>
          <w:color w:val="auto"/>
          <w:highlight w:val="none"/>
        </w:rPr>
        <w:t>、</w:t>
      </w:r>
      <w:r>
        <w:rPr>
          <w:bCs/>
          <w:color w:val="auto"/>
          <w:highlight w:val="none"/>
        </w:rPr>
        <w:t>Read Committed</w:t>
      </w:r>
      <w:r>
        <w:rPr>
          <w:rFonts w:hint="eastAsia"/>
          <w:bCs/>
          <w:color w:val="auto"/>
          <w:highlight w:val="none"/>
        </w:rPr>
        <w:t>、</w:t>
      </w:r>
      <w:r>
        <w:rPr>
          <w:bCs/>
          <w:color w:val="auto"/>
          <w:highlight w:val="none"/>
        </w:rPr>
        <w:t>Repeatable Read</w:t>
      </w:r>
      <w:r>
        <w:rPr>
          <w:rFonts w:hint="eastAsia"/>
          <w:bCs/>
          <w:color w:val="auto"/>
          <w:highlight w:val="none"/>
        </w:rPr>
        <w:t>、</w:t>
      </w:r>
      <w:r>
        <w:rPr>
          <w:bCs/>
          <w:color w:val="auto"/>
          <w:highlight w:val="none"/>
        </w:rPr>
        <w:t>Serializable</w:t>
      </w:r>
      <w:r>
        <w:rPr>
          <w:rFonts w:hint="eastAsia"/>
          <w:bCs/>
          <w:color w:val="auto"/>
          <w:highlight w:val="none"/>
        </w:rPr>
        <w:t>。级别越低，支持的并发往往会更大，并且系统开销也会越小，附录2对MySql数据库的事物隔离级别有详细的介绍；</w:t>
      </w:r>
    </w:p>
    <w:p>
      <w:pPr>
        <w:numPr>
          <w:ilvl w:val="0"/>
          <w:numId w:val="23"/>
        </w:numPr>
        <w:tabs>
          <w:tab w:val="left" w:pos="420"/>
        </w:tabs>
        <w:spacing w:before="156" w:after="156"/>
        <w:rPr>
          <w:color w:val="auto"/>
          <w:highlight w:val="none"/>
        </w:rPr>
      </w:pPr>
      <w:bookmarkStart w:id="53" w:name="OLE_LINK5"/>
      <w:bookmarkStart w:id="54" w:name="OLE_LINK7"/>
      <w:bookmarkStart w:id="55" w:name="OLE_LINK6"/>
      <w:r>
        <w:rPr>
          <w:color w:val="auto"/>
          <w:highlight w:val="none"/>
        </w:rPr>
        <w:t>Keep-alive</w:t>
      </w:r>
      <w:bookmarkEnd w:id="53"/>
      <w:bookmarkEnd w:id="54"/>
      <w:bookmarkEnd w:id="55"/>
      <w:r>
        <w:rPr>
          <w:rFonts w:hint="eastAsia"/>
          <w:color w:val="auto"/>
          <w:highlight w:val="none"/>
        </w:rPr>
        <w:t>：是否开启</w:t>
      </w:r>
      <w:bookmarkStart w:id="56" w:name="OLE_LINK3"/>
      <w:bookmarkStart w:id="57" w:name="OLE_LINK4"/>
      <w:r>
        <w:rPr>
          <w:color w:val="auto"/>
          <w:highlight w:val="none"/>
        </w:rPr>
        <w:t>Keep-alive</w:t>
      </w:r>
      <w:bookmarkEnd w:id="56"/>
      <w:bookmarkEnd w:id="57"/>
      <w:r>
        <w:rPr>
          <w:rFonts w:hint="eastAsia"/>
          <w:color w:val="auto"/>
          <w:highlight w:val="none"/>
        </w:rPr>
        <w:t>机制，如果开启，则需要设定keep-alive的超时时间。</w:t>
      </w:r>
    </w:p>
    <w:p>
      <w:pPr>
        <w:numPr>
          <w:ilvl w:val="0"/>
          <w:numId w:val="23"/>
        </w:numPr>
        <w:tabs>
          <w:tab w:val="left" w:pos="420"/>
        </w:tabs>
        <w:spacing w:before="156" w:after="156"/>
        <w:rPr>
          <w:color w:val="auto"/>
          <w:highlight w:val="none"/>
        </w:rPr>
      </w:pPr>
      <w:r>
        <w:rPr>
          <w:color w:val="auto"/>
          <w:highlight w:val="none"/>
        </w:rPr>
        <w:t>Max Connection Age (ms)</w:t>
      </w:r>
      <w:r>
        <w:rPr>
          <w:rFonts w:hint="eastAsia"/>
          <w:color w:val="auto"/>
          <w:highlight w:val="none"/>
        </w:rPr>
        <w:t>：keep-alive的超时时间，在连接超时之前，新的请求会重用之前建立的连接而不会重新创建新的链接，如果超过这个超时时间，则会断开原有连接，新的请求会重新创建新的链接；</w:t>
      </w:r>
    </w:p>
    <w:p>
      <w:pPr>
        <w:numPr>
          <w:ilvl w:val="0"/>
          <w:numId w:val="23"/>
        </w:numPr>
        <w:tabs>
          <w:tab w:val="left" w:pos="420"/>
        </w:tabs>
        <w:spacing w:before="156" w:after="156"/>
        <w:rPr>
          <w:color w:val="auto"/>
          <w:highlight w:val="none"/>
        </w:rPr>
      </w:pPr>
      <w:r>
        <w:rPr>
          <w:color w:val="auto"/>
          <w:highlight w:val="none"/>
        </w:rPr>
        <w:t>Validation Query</w:t>
      </w:r>
      <w:r>
        <w:rPr>
          <w:rFonts w:hint="eastAsia"/>
          <w:color w:val="auto"/>
          <w:highlight w:val="none"/>
        </w:rPr>
        <w:t>：测试JDBC连接是否畅通，默认是“select 1 from default”；</w:t>
      </w:r>
    </w:p>
    <w:p>
      <w:pPr>
        <w:numPr>
          <w:ilvl w:val="0"/>
          <w:numId w:val="23"/>
        </w:numPr>
        <w:tabs>
          <w:tab w:val="left" w:pos="420"/>
        </w:tabs>
        <w:spacing w:before="156" w:after="156"/>
        <w:rPr>
          <w:color w:val="auto"/>
          <w:highlight w:val="none"/>
        </w:rPr>
      </w:pPr>
      <w:r>
        <w:rPr>
          <w:color w:val="auto"/>
          <w:highlight w:val="none"/>
        </w:rPr>
        <w:t>Database URL</w:t>
      </w:r>
      <w:r>
        <w:rPr>
          <w:rFonts w:hint="eastAsia"/>
          <w:color w:val="auto"/>
          <w:highlight w:val="none"/>
        </w:rPr>
        <w:t>：JDBC连接字符串，这里测试的是Mysql，则可以写成</w:t>
      </w:r>
      <w:r>
        <w:rPr>
          <w:color w:val="auto"/>
          <w:highlight w:val="none"/>
        </w:rPr>
        <w:t>jdbc:mysql://host[:port]/dbname</w:t>
      </w:r>
      <w:r>
        <w:rPr>
          <w:rFonts w:hint="eastAsia"/>
          <w:color w:val="auto"/>
          <w:highlight w:val="none"/>
        </w:rPr>
        <w:t>；其他类型数据库对应的Driver class以及Database URL参考表5-1；</w:t>
      </w:r>
    </w:p>
    <w:p>
      <w:pPr>
        <w:pStyle w:val="16"/>
        <w:spacing w:before="156" w:after="156"/>
        <w:ind w:firstLine="360"/>
        <w:jc w:val="center"/>
        <w:rPr>
          <w:color w:val="auto"/>
          <w:highlight w:val="none"/>
        </w:rPr>
      </w:pPr>
      <w:r>
        <w:rPr>
          <w:rFonts w:hint="eastAsia" w:ascii="黑体" w:hAnsi="黑体" w:eastAsia="黑体" w:cs="黑体"/>
          <w:color w:val="auto"/>
          <w:sz w:val="18"/>
          <w:szCs w:val="18"/>
          <w:highlight w:val="none"/>
        </w:rPr>
        <w:t xml:space="preserve">表5-1 </w:t>
      </w:r>
      <w:r>
        <w:rPr>
          <w:rFonts w:ascii="黑体" w:hAnsi="黑体" w:eastAsia="黑体" w:cs="黑体"/>
          <w:color w:val="auto"/>
          <w:sz w:val="18"/>
          <w:szCs w:val="18"/>
          <w:highlight w:val="none"/>
        </w:rPr>
        <w:t>JMeter</w:t>
      </w:r>
      <w:r>
        <w:rPr>
          <w:rFonts w:hint="eastAsia" w:ascii="黑体" w:hAnsi="黑体" w:eastAsia="黑体" w:cs="黑体"/>
          <w:color w:val="auto"/>
          <w:sz w:val="18"/>
          <w:szCs w:val="18"/>
          <w:highlight w:val="none"/>
        </w:rPr>
        <w:t>数据库驱动名以及对应的URL</w:t>
      </w:r>
    </w:p>
    <w:tbl>
      <w:tblPr>
        <w:tblStyle w:val="35"/>
        <w:tblW w:w="8333" w:type="dxa"/>
        <w:tblInd w:w="0" w:type="dxa"/>
        <w:tblLayout w:type="fixed"/>
        <w:tblCellMar>
          <w:top w:w="0" w:type="dxa"/>
          <w:left w:w="15" w:type="dxa"/>
          <w:bottom w:w="0" w:type="dxa"/>
          <w:right w:w="15" w:type="dxa"/>
        </w:tblCellMar>
      </w:tblPr>
      <w:tblGrid>
        <w:gridCol w:w="1396"/>
        <w:gridCol w:w="2180"/>
        <w:gridCol w:w="4757"/>
      </w:tblGrid>
      <w:tr>
        <w:tblPrEx>
          <w:tblLayout w:type="fixed"/>
          <w:tblCellMar>
            <w:top w:w="0" w:type="dxa"/>
            <w:left w:w="15" w:type="dxa"/>
            <w:bottom w:w="0" w:type="dxa"/>
            <w:right w:w="15" w:type="dxa"/>
          </w:tblCellMar>
        </w:tblPrEx>
        <w:trPr>
          <w:trHeight w:val="273" w:hRule="atLeast"/>
        </w:trPr>
        <w:tc>
          <w:tcPr>
            <w:tcW w:w="1396" w:type="dxa"/>
            <w:tcBorders>
              <w:top w:val="single" w:color="000000" w:sz="4" w:space="0"/>
              <w:left w:val="single" w:color="000000" w:sz="4" w:space="0"/>
              <w:bottom w:val="single" w:color="000000" w:sz="4" w:space="0"/>
              <w:right w:val="single" w:color="000000" w:sz="4" w:space="0"/>
            </w:tcBorders>
            <w:shd w:val="solid" w:color="0066CC" w:fill="auto"/>
          </w:tcPr>
          <w:p>
            <w:pPr>
              <w:widowControl/>
              <w:spacing w:before="156" w:beforeAutospacing="1" w:after="156" w:afterAutospacing="1"/>
              <w:ind w:firstLine="361"/>
              <w:jc w:val="center"/>
              <w:rPr>
                <w:rFonts w:ascii="Arial" w:hAnsi="Arial" w:cs="Arial"/>
                <w:b/>
                <w:bCs/>
                <w:color w:val="auto"/>
                <w:kern w:val="0"/>
                <w:sz w:val="18"/>
                <w:highlight w:val="none"/>
              </w:rPr>
            </w:pPr>
            <w:r>
              <w:rPr>
                <w:rFonts w:ascii="Arial" w:hAnsi="Arial" w:cs="Arial"/>
                <w:b/>
                <w:bCs/>
                <w:color w:val="auto"/>
                <w:kern w:val="0"/>
                <w:sz w:val="18"/>
                <w:highlight w:val="none"/>
              </w:rPr>
              <w:t>Database</w:t>
            </w:r>
          </w:p>
        </w:tc>
        <w:tc>
          <w:tcPr>
            <w:tcW w:w="2180" w:type="dxa"/>
            <w:tcBorders>
              <w:top w:val="single" w:color="000000" w:sz="4" w:space="0"/>
              <w:left w:val="single" w:color="000000" w:sz="4" w:space="0"/>
              <w:bottom w:val="single" w:color="000000" w:sz="4" w:space="0"/>
              <w:right w:val="single" w:color="000000" w:sz="4" w:space="0"/>
            </w:tcBorders>
            <w:shd w:val="solid" w:color="0066CC" w:fill="auto"/>
          </w:tcPr>
          <w:p>
            <w:pPr>
              <w:widowControl/>
              <w:spacing w:before="156" w:beforeAutospacing="1" w:after="156" w:afterAutospacing="1"/>
              <w:ind w:firstLine="361"/>
              <w:jc w:val="center"/>
              <w:rPr>
                <w:rFonts w:ascii="Arial" w:hAnsi="Arial" w:cs="Arial"/>
                <w:b/>
                <w:bCs/>
                <w:color w:val="auto"/>
                <w:kern w:val="0"/>
                <w:sz w:val="18"/>
                <w:highlight w:val="none"/>
              </w:rPr>
            </w:pPr>
            <w:r>
              <w:rPr>
                <w:rFonts w:ascii="Arial" w:hAnsi="Arial" w:cs="Arial"/>
                <w:b/>
                <w:bCs/>
                <w:color w:val="auto"/>
                <w:kern w:val="0"/>
                <w:sz w:val="18"/>
                <w:highlight w:val="none"/>
              </w:rPr>
              <w:t>Driver class</w:t>
            </w:r>
          </w:p>
        </w:tc>
        <w:tc>
          <w:tcPr>
            <w:tcW w:w="4757" w:type="dxa"/>
            <w:tcBorders>
              <w:top w:val="single" w:color="000000" w:sz="4" w:space="0"/>
              <w:left w:val="single" w:color="000000" w:sz="4" w:space="0"/>
              <w:bottom w:val="single" w:color="000000" w:sz="4" w:space="0"/>
              <w:right w:val="single" w:color="000000" w:sz="4" w:space="0"/>
            </w:tcBorders>
            <w:shd w:val="solid" w:color="0066CC" w:fill="auto"/>
          </w:tcPr>
          <w:p>
            <w:pPr>
              <w:widowControl/>
              <w:spacing w:before="156" w:beforeAutospacing="1" w:after="156" w:afterAutospacing="1"/>
              <w:ind w:firstLine="361"/>
              <w:jc w:val="center"/>
              <w:rPr>
                <w:rFonts w:ascii="Arial" w:hAnsi="Arial" w:cs="Arial"/>
                <w:b/>
                <w:bCs/>
                <w:color w:val="auto"/>
                <w:kern w:val="0"/>
                <w:sz w:val="18"/>
                <w:highlight w:val="none"/>
              </w:rPr>
            </w:pPr>
            <w:r>
              <w:rPr>
                <w:rFonts w:ascii="Arial" w:hAnsi="Arial" w:cs="Arial"/>
                <w:b/>
                <w:bCs/>
                <w:color w:val="auto"/>
                <w:kern w:val="0"/>
                <w:sz w:val="18"/>
                <w:highlight w:val="none"/>
              </w:rPr>
              <w:t>URL</w:t>
            </w:r>
          </w:p>
        </w:tc>
      </w:tr>
      <w:tr>
        <w:tblPrEx>
          <w:tblLayout w:type="fixed"/>
          <w:tblCellMar>
            <w:top w:w="0" w:type="dxa"/>
            <w:left w:w="15" w:type="dxa"/>
            <w:bottom w:w="0" w:type="dxa"/>
            <w:right w:w="15" w:type="dxa"/>
          </w:tblCellMar>
        </w:tblPrEx>
        <w:trPr>
          <w:trHeight w:val="273" w:hRule="atLeast"/>
        </w:trPr>
        <w:tc>
          <w:tcPr>
            <w:tcW w:w="1396" w:type="dxa"/>
            <w:tcBorders>
              <w:top w:val="single" w:color="000000" w:sz="4" w:space="0"/>
              <w:left w:val="single" w:color="000000" w:sz="4" w:space="0"/>
              <w:bottom w:val="single" w:color="000000" w:sz="4" w:space="0"/>
              <w:right w:val="single" w:color="000000" w:sz="4" w:space="0"/>
            </w:tcBorders>
            <w:shd w:val="solid" w:color="99CCFF" w:fill="auto"/>
          </w:tcPr>
          <w:p>
            <w:pPr>
              <w:widowControl/>
              <w:spacing w:before="156" w:beforeAutospacing="1" w:after="156" w:afterAutospacing="1"/>
              <w:ind w:firstLine="361"/>
              <w:jc w:val="center"/>
              <w:rPr>
                <w:rFonts w:ascii="Arial" w:hAnsi="Arial" w:cs="Arial"/>
                <w:b/>
                <w:bCs/>
                <w:color w:val="auto"/>
                <w:kern w:val="0"/>
                <w:sz w:val="18"/>
                <w:highlight w:val="none"/>
              </w:rPr>
            </w:pPr>
            <w:r>
              <w:rPr>
                <w:rFonts w:ascii="Arial" w:hAnsi="Arial" w:cs="Arial"/>
                <w:b/>
                <w:bCs/>
                <w:color w:val="auto"/>
                <w:kern w:val="0"/>
                <w:sz w:val="18"/>
                <w:highlight w:val="none"/>
              </w:rPr>
              <w:t>MySQL</w:t>
            </w:r>
          </w:p>
        </w:tc>
        <w:tc>
          <w:tcPr>
            <w:tcW w:w="2180" w:type="dxa"/>
            <w:tcBorders>
              <w:top w:val="single" w:color="000000" w:sz="4" w:space="0"/>
              <w:left w:val="single" w:color="000000" w:sz="4" w:space="0"/>
              <w:bottom w:val="single" w:color="000000" w:sz="4" w:space="0"/>
              <w:right w:val="single" w:color="000000" w:sz="4" w:space="0"/>
            </w:tcBorders>
            <w:shd w:val="solid" w:color="99CCFF" w:fill="auto"/>
          </w:tcPr>
          <w:p>
            <w:pPr>
              <w:widowControl/>
              <w:spacing w:before="156" w:beforeAutospacing="1" w:after="156" w:afterAutospacing="1"/>
              <w:ind w:firstLine="361"/>
              <w:jc w:val="center"/>
              <w:rPr>
                <w:rFonts w:ascii="Arial" w:hAnsi="Arial" w:cs="Arial"/>
                <w:b/>
                <w:bCs/>
                <w:color w:val="auto"/>
                <w:kern w:val="0"/>
                <w:sz w:val="18"/>
                <w:highlight w:val="none"/>
              </w:rPr>
            </w:pPr>
            <w:r>
              <w:rPr>
                <w:rFonts w:ascii="Arial" w:hAnsi="Arial" w:cs="Arial"/>
                <w:b/>
                <w:bCs/>
                <w:color w:val="auto"/>
                <w:kern w:val="0"/>
                <w:sz w:val="18"/>
                <w:highlight w:val="none"/>
              </w:rPr>
              <w:t>com.mysql.jdbc.Driver</w:t>
            </w:r>
          </w:p>
        </w:tc>
        <w:tc>
          <w:tcPr>
            <w:tcW w:w="4757" w:type="dxa"/>
            <w:tcBorders>
              <w:top w:val="single" w:color="000000" w:sz="4" w:space="0"/>
              <w:left w:val="single" w:color="000000" w:sz="4" w:space="0"/>
              <w:bottom w:val="single" w:color="000000" w:sz="4" w:space="0"/>
              <w:right w:val="single" w:color="000000" w:sz="4" w:space="0"/>
            </w:tcBorders>
            <w:shd w:val="solid" w:color="99CCFF" w:fill="auto"/>
          </w:tcPr>
          <w:p>
            <w:pPr>
              <w:widowControl/>
              <w:spacing w:before="156" w:beforeAutospacing="1" w:after="156" w:afterAutospacing="1"/>
              <w:ind w:firstLine="361"/>
              <w:jc w:val="center"/>
              <w:rPr>
                <w:rFonts w:ascii="Arial" w:hAnsi="Arial" w:cs="Arial"/>
                <w:b/>
                <w:bCs/>
                <w:color w:val="auto"/>
                <w:kern w:val="0"/>
                <w:sz w:val="18"/>
                <w:highlight w:val="none"/>
              </w:rPr>
            </w:pPr>
            <w:r>
              <w:rPr>
                <w:rFonts w:ascii="Arial" w:hAnsi="Arial" w:cs="Arial"/>
                <w:b/>
                <w:bCs/>
                <w:color w:val="auto"/>
                <w:kern w:val="0"/>
                <w:sz w:val="18"/>
                <w:highlight w:val="none"/>
              </w:rPr>
              <w:t>jdbc:mysql://host[:port]/dbname</w:t>
            </w:r>
          </w:p>
        </w:tc>
      </w:tr>
      <w:tr>
        <w:tblPrEx>
          <w:tblLayout w:type="fixed"/>
          <w:tblCellMar>
            <w:top w:w="0" w:type="dxa"/>
            <w:left w:w="15" w:type="dxa"/>
            <w:bottom w:w="0" w:type="dxa"/>
            <w:right w:w="15" w:type="dxa"/>
          </w:tblCellMar>
        </w:tblPrEx>
        <w:trPr>
          <w:trHeight w:val="273" w:hRule="atLeast"/>
        </w:trPr>
        <w:tc>
          <w:tcPr>
            <w:tcW w:w="1396" w:type="dxa"/>
            <w:tcBorders>
              <w:top w:val="single" w:color="000000" w:sz="4" w:space="0"/>
              <w:left w:val="single" w:color="000000" w:sz="4" w:space="0"/>
              <w:bottom w:val="single" w:color="000000" w:sz="4" w:space="0"/>
              <w:right w:val="single" w:color="000000" w:sz="4" w:space="0"/>
            </w:tcBorders>
            <w:shd w:val="solid" w:color="99CCFF" w:fill="auto"/>
          </w:tcPr>
          <w:p>
            <w:pPr>
              <w:widowControl/>
              <w:spacing w:before="156" w:beforeAutospacing="1" w:after="156" w:afterAutospacing="1"/>
              <w:ind w:firstLine="361"/>
              <w:jc w:val="center"/>
              <w:rPr>
                <w:rFonts w:ascii="Arial" w:hAnsi="Arial" w:cs="Arial"/>
                <w:b/>
                <w:bCs/>
                <w:color w:val="auto"/>
                <w:kern w:val="0"/>
                <w:sz w:val="18"/>
                <w:highlight w:val="none"/>
              </w:rPr>
            </w:pPr>
            <w:r>
              <w:rPr>
                <w:rFonts w:ascii="Arial" w:hAnsi="Arial" w:cs="Arial"/>
                <w:b/>
                <w:bCs/>
                <w:color w:val="auto"/>
                <w:kern w:val="0"/>
                <w:sz w:val="18"/>
                <w:highlight w:val="none"/>
              </w:rPr>
              <w:t>PostgreSQL</w:t>
            </w:r>
          </w:p>
        </w:tc>
        <w:tc>
          <w:tcPr>
            <w:tcW w:w="2180" w:type="dxa"/>
            <w:tcBorders>
              <w:top w:val="single" w:color="000000" w:sz="4" w:space="0"/>
              <w:left w:val="single" w:color="000000" w:sz="4" w:space="0"/>
              <w:bottom w:val="single" w:color="000000" w:sz="4" w:space="0"/>
              <w:right w:val="single" w:color="000000" w:sz="4" w:space="0"/>
            </w:tcBorders>
            <w:shd w:val="solid" w:color="99CCFF" w:fill="auto"/>
          </w:tcPr>
          <w:p>
            <w:pPr>
              <w:widowControl/>
              <w:spacing w:before="156" w:beforeAutospacing="1" w:after="156" w:afterAutospacing="1"/>
              <w:ind w:firstLine="361"/>
              <w:jc w:val="center"/>
              <w:rPr>
                <w:rFonts w:ascii="Arial" w:hAnsi="Arial" w:cs="Arial"/>
                <w:b/>
                <w:bCs/>
                <w:color w:val="auto"/>
                <w:kern w:val="0"/>
                <w:sz w:val="18"/>
                <w:highlight w:val="none"/>
              </w:rPr>
            </w:pPr>
            <w:r>
              <w:rPr>
                <w:rFonts w:ascii="Arial" w:hAnsi="Arial" w:cs="Arial"/>
                <w:b/>
                <w:bCs/>
                <w:color w:val="auto"/>
                <w:kern w:val="0"/>
                <w:sz w:val="18"/>
                <w:highlight w:val="none"/>
              </w:rPr>
              <w:t>org.postgresql.Driver</w:t>
            </w:r>
          </w:p>
        </w:tc>
        <w:tc>
          <w:tcPr>
            <w:tcW w:w="4757" w:type="dxa"/>
            <w:tcBorders>
              <w:top w:val="single" w:color="000000" w:sz="4" w:space="0"/>
              <w:left w:val="single" w:color="000000" w:sz="4" w:space="0"/>
              <w:bottom w:val="single" w:color="000000" w:sz="4" w:space="0"/>
              <w:right w:val="single" w:color="000000" w:sz="4" w:space="0"/>
            </w:tcBorders>
            <w:shd w:val="solid" w:color="99CCFF" w:fill="auto"/>
          </w:tcPr>
          <w:p>
            <w:pPr>
              <w:widowControl/>
              <w:spacing w:before="156" w:beforeAutospacing="1" w:after="156" w:afterAutospacing="1"/>
              <w:ind w:firstLine="361"/>
              <w:jc w:val="center"/>
              <w:rPr>
                <w:rFonts w:ascii="Arial" w:hAnsi="Arial" w:cs="Arial"/>
                <w:b/>
                <w:bCs/>
                <w:color w:val="auto"/>
                <w:kern w:val="0"/>
                <w:sz w:val="18"/>
                <w:highlight w:val="none"/>
              </w:rPr>
            </w:pPr>
            <w:r>
              <w:rPr>
                <w:rFonts w:ascii="Arial" w:hAnsi="Arial" w:cs="Arial"/>
                <w:b/>
                <w:bCs/>
                <w:color w:val="auto"/>
                <w:kern w:val="0"/>
                <w:sz w:val="18"/>
                <w:highlight w:val="none"/>
              </w:rPr>
              <w:t>jdbc:postgresql:{dbname}</w:t>
            </w:r>
          </w:p>
        </w:tc>
      </w:tr>
      <w:tr>
        <w:tblPrEx>
          <w:tblLayout w:type="fixed"/>
          <w:tblCellMar>
            <w:top w:w="0" w:type="dxa"/>
            <w:left w:w="15" w:type="dxa"/>
            <w:bottom w:w="0" w:type="dxa"/>
            <w:right w:w="15" w:type="dxa"/>
          </w:tblCellMar>
        </w:tblPrEx>
        <w:trPr>
          <w:trHeight w:val="316" w:hRule="atLeast"/>
        </w:trPr>
        <w:tc>
          <w:tcPr>
            <w:tcW w:w="1396" w:type="dxa"/>
            <w:vMerge w:val="restart"/>
            <w:tcBorders>
              <w:top w:val="single" w:color="000000" w:sz="4" w:space="0"/>
              <w:left w:val="single" w:color="000000" w:sz="4" w:space="0"/>
              <w:bottom w:val="single" w:color="000000" w:sz="4" w:space="0"/>
              <w:right w:val="single" w:color="000000" w:sz="4" w:space="0"/>
            </w:tcBorders>
            <w:shd w:val="solid" w:color="99CCFF" w:fill="auto"/>
          </w:tcPr>
          <w:p>
            <w:pPr>
              <w:widowControl/>
              <w:spacing w:before="156" w:beforeAutospacing="1" w:after="156" w:afterAutospacing="1"/>
              <w:ind w:firstLine="361"/>
              <w:jc w:val="center"/>
              <w:rPr>
                <w:rFonts w:ascii="Arial" w:hAnsi="Arial" w:cs="Arial"/>
                <w:b/>
                <w:bCs/>
                <w:color w:val="auto"/>
                <w:kern w:val="0"/>
                <w:sz w:val="18"/>
                <w:highlight w:val="none"/>
              </w:rPr>
            </w:pPr>
            <w:r>
              <w:rPr>
                <w:rFonts w:ascii="Arial" w:hAnsi="Arial" w:cs="Arial"/>
                <w:b/>
                <w:bCs/>
                <w:color w:val="auto"/>
                <w:kern w:val="0"/>
                <w:sz w:val="18"/>
                <w:highlight w:val="none"/>
              </w:rPr>
              <w:t>Oracle</w:t>
            </w:r>
          </w:p>
        </w:tc>
        <w:tc>
          <w:tcPr>
            <w:tcW w:w="2180" w:type="dxa"/>
            <w:vMerge w:val="restart"/>
            <w:tcBorders>
              <w:top w:val="single" w:color="000000" w:sz="4" w:space="0"/>
              <w:left w:val="single" w:color="000000" w:sz="4" w:space="0"/>
              <w:bottom w:val="single" w:color="000000" w:sz="4" w:space="0"/>
              <w:right w:val="single" w:color="000000" w:sz="4" w:space="0"/>
            </w:tcBorders>
            <w:shd w:val="solid" w:color="99CCFF" w:fill="auto"/>
          </w:tcPr>
          <w:p>
            <w:pPr>
              <w:widowControl/>
              <w:spacing w:before="156" w:beforeAutospacing="1" w:after="156" w:afterAutospacing="1"/>
              <w:ind w:firstLine="361"/>
              <w:jc w:val="center"/>
              <w:rPr>
                <w:rFonts w:ascii="Arial" w:hAnsi="Arial" w:cs="Arial"/>
                <w:b/>
                <w:bCs/>
                <w:color w:val="auto"/>
                <w:kern w:val="0"/>
                <w:sz w:val="18"/>
                <w:highlight w:val="none"/>
              </w:rPr>
            </w:pPr>
            <w:r>
              <w:rPr>
                <w:rFonts w:ascii="Arial" w:hAnsi="Arial" w:cs="Arial"/>
                <w:b/>
                <w:bCs/>
                <w:color w:val="auto"/>
                <w:kern w:val="0"/>
                <w:sz w:val="18"/>
                <w:highlight w:val="none"/>
              </w:rPr>
              <w:t>oracle.jdbc.OracleDriver</w:t>
            </w:r>
          </w:p>
        </w:tc>
        <w:tc>
          <w:tcPr>
            <w:tcW w:w="4757" w:type="dxa"/>
            <w:tcBorders>
              <w:top w:val="single" w:color="000000" w:sz="4" w:space="0"/>
              <w:left w:val="single" w:color="000000" w:sz="4" w:space="0"/>
              <w:bottom w:val="single" w:color="000000" w:sz="4" w:space="0"/>
              <w:right w:val="single" w:color="000000" w:sz="4" w:space="0"/>
            </w:tcBorders>
            <w:shd w:val="solid" w:color="99CCFF" w:fill="auto"/>
          </w:tcPr>
          <w:p>
            <w:pPr>
              <w:widowControl/>
              <w:spacing w:before="156" w:beforeAutospacing="1" w:after="156" w:afterAutospacing="1"/>
              <w:ind w:firstLine="361"/>
              <w:jc w:val="center"/>
              <w:rPr>
                <w:rFonts w:ascii="Arial" w:hAnsi="Arial" w:cs="Arial"/>
                <w:b/>
                <w:bCs/>
                <w:color w:val="auto"/>
                <w:kern w:val="0"/>
                <w:sz w:val="18"/>
                <w:highlight w:val="none"/>
              </w:rPr>
            </w:pPr>
            <w:r>
              <w:rPr>
                <w:rFonts w:ascii="Arial" w:hAnsi="Arial" w:cs="Arial"/>
                <w:b/>
                <w:bCs/>
                <w:color w:val="auto"/>
                <w:kern w:val="0"/>
                <w:sz w:val="18"/>
                <w:highlight w:val="none"/>
              </w:rPr>
              <w:t>jdbc:oracle:thin:@//host:port/service OR</w:t>
            </w:r>
          </w:p>
        </w:tc>
      </w:tr>
      <w:tr>
        <w:tblPrEx>
          <w:tblLayout w:type="fixed"/>
          <w:tblCellMar>
            <w:top w:w="0" w:type="dxa"/>
            <w:left w:w="15" w:type="dxa"/>
            <w:bottom w:w="0" w:type="dxa"/>
            <w:right w:w="15" w:type="dxa"/>
          </w:tblCellMar>
        </w:tblPrEx>
        <w:trPr>
          <w:trHeight w:val="732" w:hRule="atLeast"/>
        </w:trPr>
        <w:tc>
          <w:tcPr>
            <w:tcW w:w="1396" w:type="dxa"/>
            <w:vMerge w:val="continue"/>
            <w:tcBorders>
              <w:top w:val="single" w:color="000000" w:sz="4" w:space="0"/>
              <w:left w:val="single" w:color="000000" w:sz="4" w:space="0"/>
              <w:bottom w:val="single" w:color="000000" w:sz="4" w:space="0"/>
              <w:right w:val="single" w:color="000000" w:sz="4" w:space="0"/>
            </w:tcBorders>
            <w:shd w:val="solid" w:color="99CCFF" w:fill="auto"/>
          </w:tcPr>
          <w:p>
            <w:pPr>
              <w:widowControl/>
              <w:spacing w:before="156" w:beforeAutospacing="1" w:after="156" w:afterAutospacing="1"/>
              <w:ind w:firstLine="361"/>
              <w:jc w:val="center"/>
              <w:rPr>
                <w:rFonts w:ascii="Arial" w:hAnsi="Arial" w:cs="Arial"/>
                <w:b/>
                <w:bCs/>
                <w:color w:val="auto"/>
                <w:kern w:val="0"/>
                <w:sz w:val="18"/>
                <w:highlight w:val="none"/>
              </w:rPr>
            </w:pPr>
          </w:p>
        </w:tc>
        <w:tc>
          <w:tcPr>
            <w:tcW w:w="2180" w:type="dxa"/>
            <w:vMerge w:val="continue"/>
            <w:tcBorders>
              <w:top w:val="single" w:color="000000" w:sz="4" w:space="0"/>
              <w:left w:val="single" w:color="000000" w:sz="4" w:space="0"/>
              <w:bottom w:val="single" w:color="000000" w:sz="4" w:space="0"/>
              <w:right w:val="single" w:color="000000" w:sz="4" w:space="0"/>
            </w:tcBorders>
            <w:shd w:val="solid" w:color="99CCFF" w:fill="auto"/>
          </w:tcPr>
          <w:p>
            <w:pPr>
              <w:widowControl/>
              <w:spacing w:before="156" w:beforeAutospacing="1" w:after="156" w:afterAutospacing="1"/>
              <w:ind w:firstLine="361"/>
              <w:jc w:val="center"/>
              <w:rPr>
                <w:rFonts w:ascii="Arial" w:hAnsi="Arial" w:cs="Arial"/>
                <w:b/>
                <w:bCs/>
                <w:color w:val="auto"/>
                <w:kern w:val="0"/>
                <w:sz w:val="18"/>
                <w:highlight w:val="none"/>
              </w:rPr>
            </w:pPr>
          </w:p>
        </w:tc>
        <w:tc>
          <w:tcPr>
            <w:tcW w:w="4757" w:type="dxa"/>
            <w:tcBorders>
              <w:top w:val="single" w:color="000000" w:sz="4" w:space="0"/>
              <w:left w:val="single" w:color="000000" w:sz="4" w:space="0"/>
              <w:bottom w:val="single" w:color="000000" w:sz="4" w:space="0"/>
              <w:right w:val="single" w:color="000000" w:sz="4" w:space="0"/>
            </w:tcBorders>
            <w:shd w:val="solid" w:color="99CCFF" w:fill="auto"/>
          </w:tcPr>
          <w:p>
            <w:pPr>
              <w:widowControl/>
              <w:spacing w:before="156" w:beforeAutospacing="1" w:after="156" w:afterAutospacing="1"/>
              <w:ind w:firstLine="361"/>
              <w:jc w:val="center"/>
              <w:rPr>
                <w:rFonts w:ascii="Arial" w:hAnsi="Arial" w:cs="Arial"/>
                <w:b/>
                <w:bCs/>
                <w:color w:val="auto"/>
                <w:kern w:val="0"/>
                <w:sz w:val="18"/>
                <w:highlight w:val="none"/>
              </w:rPr>
            </w:pPr>
            <w:r>
              <w:rPr>
                <w:rFonts w:ascii="Arial" w:hAnsi="Arial" w:cs="Arial"/>
                <w:b/>
                <w:bCs/>
                <w:color w:val="auto"/>
                <w:kern w:val="0"/>
                <w:sz w:val="18"/>
                <w:highlight w:val="none"/>
              </w:rPr>
              <w:t>jdbc:oracle:thin:@(description=(address=(host={mc-name})(protocol=tcp)(port={port-no}))(connect_data=(sid={sid})))</w:t>
            </w:r>
          </w:p>
        </w:tc>
      </w:tr>
      <w:tr>
        <w:tblPrEx>
          <w:tblLayout w:type="fixed"/>
          <w:tblCellMar>
            <w:top w:w="0" w:type="dxa"/>
            <w:left w:w="15" w:type="dxa"/>
            <w:bottom w:w="0" w:type="dxa"/>
            <w:right w:w="15" w:type="dxa"/>
          </w:tblCellMar>
        </w:tblPrEx>
        <w:trPr>
          <w:trHeight w:val="273" w:hRule="atLeast"/>
        </w:trPr>
        <w:tc>
          <w:tcPr>
            <w:tcW w:w="1396" w:type="dxa"/>
            <w:tcBorders>
              <w:top w:val="single" w:color="000000" w:sz="4" w:space="0"/>
              <w:left w:val="single" w:color="000000" w:sz="4" w:space="0"/>
              <w:bottom w:val="single" w:color="000000" w:sz="4" w:space="0"/>
              <w:right w:val="single" w:color="000000" w:sz="4" w:space="0"/>
            </w:tcBorders>
            <w:shd w:val="solid" w:color="99CCFF" w:fill="auto"/>
          </w:tcPr>
          <w:p>
            <w:pPr>
              <w:widowControl/>
              <w:spacing w:before="156" w:beforeAutospacing="1" w:after="156" w:afterAutospacing="1"/>
              <w:ind w:firstLine="361"/>
              <w:jc w:val="center"/>
              <w:rPr>
                <w:rFonts w:ascii="Arial" w:hAnsi="Arial" w:cs="Arial"/>
                <w:b/>
                <w:bCs/>
                <w:color w:val="auto"/>
                <w:kern w:val="0"/>
                <w:sz w:val="18"/>
                <w:highlight w:val="none"/>
              </w:rPr>
            </w:pPr>
            <w:r>
              <w:rPr>
                <w:rFonts w:ascii="Arial" w:hAnsi="Arial" w:cs="Arial"/>
                <w:b/>
                <w:bCs/>
                <w:color w:val="auto"/>
                <w:kern w:val="0"/>
                <w:sz w:val="18"/>
                <w:highlight w:val="none"/>
              </w:rPr>
              <w:t>Ingres (2006)</w:t>
            </w:r>
          </w:p>
        </w:tc>
        <w:tc>
          <w:tcPr>
            <w:tcW w:w="2180" w:type="dxa"/>
            <w:tcBorders>
              <w:top w:val="single" w:color="000000" w:sz="4" w:space="0"/>
              <w:left w:val="single" w:color="000000" w:sz="4" w:space="0"/>
              <w:bottom w:val="single" w:color="000000" w:sz="4" w:space="0"/>
              <w:right w:val="single" w:color="000000" w:sz="4" w:space="0"/>
            </w:tcBorders>
            <w:shd w:val="solid" w:color="99CCFF" w:fill="auto"/>
          </w:tcPr>
          <w:p>
            <w:pPr>
              <w:widowControl/>
              <w:spacing w:before="156" w:beforeAutospacing="1" w:after="156" w:afterAutospacing="1"/>
              <w:ind w:firstLine="361"/>
              <w:jc w:val="center"/>
              <w:rPr>
                <w:rFonts w:ascii="Arial" w:hAnsi="Arial" w:cs="Arial"/>
                <w:b/>
                <w:bCs/>
                <w:color w:val="auto"/>
                <w:kern w:val="0"/>
                <w:sz w:val="18"/>
                <w:highlight w:val="none"/>
              </w:rPr>
            </w:pPr>
            <w:r>
              <w:rPr>
                <w:rFonts w:ascii="Arial" w:hAnsi="Arial" w:cs="Arial"/>
                <w:b/>
                <w:bCs/>
                <w:color w:val="auto"/>
                <w:kern w:val="0"/>
                <w:sz w:val="18"/>
                <w:highlight w:val="none"/>
              </w:rPr>
              <w:t>ingres.jdbc.IngresDriver</w:t>
            </w:r>
          </w:p>
        </w:tc>
        <w:tc>
          <w:tcPr>
            <w:tcW w:w="4757" w:type="dxa"/>
            <w:tcBorders>
              <w:top w:val="single" w:color="000000" w:sz="4" w:space="0"/>
              <w:left w:val="single" w:color="000000" w:sz="4" w:space="0"/>
              <w:bottom w:val="single" w:color="000000" w:sz="4" w:space="0"/>
              <w:right w:val="single" w:color="000000" w:sz="4" w:space="0"/>
            </w:tcBorders>
            <w:shd w:val="solid" w:color="99CCFF" w:fill="auto"/>
          </w:tcPr>
          <w:p>
            <w:pPr>
              <w:widowControl/>
              <w:spacing w:before="156" w:beforeAutospacing="1" w:after="156" w:afterAutospacing="1"/>
              <w:ind w:firstLine="361"/>
              <w:jc w:val="center"/>
              <w:rPr>
                <w:rFonts w:ascii="Arial" w:hAnsi="Arial" w:cs="Arial"/>
                <w:b/>
                <w:bCs/>
                <w:color w:val="auto"/>
                <w:kern w:val="0"/>
                <w:sz w:val="18"/>
                <w:highlight w:val="none"/>
              </w:rPr>
            </w:pPr>
            <w:r>
              <w:rPr>
                <w:rFonts w:ascii="Arial" w:hAnsi="Arial" w:cs="Arial"/>
                <w:b/>
                <w:bCs/>
                <w:color w:val="auto"/>
                <w:kern w:val="0"/>
                <w:sz w:val="18"/>
                <w:highlight w:val="none"/>
              </w:rPr>
              <w:t>jdbc:ingres://host:port/db[;attr=value]</w:t>
            </w:r>
          </w:p>
        </w:tc>
      </w:tr>
      <w:tr>
        <w:tblPrEx>
          <w:tblLayout w:type="fixed"/>
          <w:tblCellMar>
            <w:top w:w="0" w:type="dxa"/>
            <w:left w:w="15" w:type="dxa"/>
            <w:bottom w:w="0" w:type="dxa"/>
            <w:right w:w="15" w:type="dxa"/>
          </w:tblCellMar>
        </w:tblPrEx>
        <w:trPr>
          <w:trHeight w:val="488" w:hRule="atLeast"/>
        </w:trPr>
        <w:tc>
          <w:tcPr>
            <w:tcW w:w="1396" w:type="dxa"/>
            <w:tcBorders>
              <w:top w:val="single" w:color="000000" w:sz="4" w:space="0"/>
              <w:left w:val="single" w:color="000000" w:sz="4" w:space="0"/>
              <w:bottom w:val="single" w:color="000000" w:sz="4" w:space="0"/>
              <w:right w:val="single" w:color="000000" w:sz="4" w:space="0"/>
            </w:tcBorders>
            <w:shd w:val="solid" w:color="99CCFF" w:fill="auto"/>
          </w:tcPr>
          <w:p>
            <w:pPr>
              <w:widowControl/>
              <w:spacing w:before="156" w:beforeAutospacing="1" w:after="156" w:afterAutospacing="1"/>
              <w:ind w:firstLine="361"/>
              <w:jc w:val="center"/>
              <w:rPr>
                <w:rFonts w:ascii="Arial" w:hAnsi="Arial" w:cs="Arial"/>
                <w:b/>
                <w:bCs/>
                <w:color w:val="auto"/>
                <w:kern w:val="0"/>
                <w:sz w:val="18"/>
                <w:highlight w:val="none"/>
              </w:rPr>
            </w:pPr>
            <w:r>
              <w:rPr>
                <w:rFonts w:ascii="Arial" w:hAnsi="Arial" w:cs="Arial"/>
                <w:b/>
                <w:bCs/>
                <w:color w:val="auto"/>
                <w:kern w:val="0"/>
                <w:sz w:val="18"/>
                <w:highlight w:val="none"/>
              </w:rPr>
              <w:t>SQL Server (MS JDBC driver)</w:t>
            </w:r>
          </w:p>
        </w:tc>
        <w:tc>
          <w:tcPr>
            <w:tcW w:w="2180" w:type="dxa"/>
            <w:tcBorders>
              <w:top w:val="single" w:color="000000" w:sz="4" w:space="0"/>
              <w:left w:val="single" w:color="000000" w:sz="4" w:space="0"/>
              <w:bottom w:val="single" w:color="000000" w:sz="4" w:space="0"/>
              <w:right w:val="single" w:color="000000" w:sz="4" w:space="0"/>
            </w:tcBorders>
            <w:shd w:val="solid" w:color="99CCFF" w:fill="auto"/>
          </w:tcPr>
          <w:p>
            <w:pPr>
              <w:widowControl/>
              <w:spacing w:before="156" w:beforeAutospacing="1" w:after="156" w:afterAutospacing="1"/>
              <w:ind w:firstLine="361"/>
              <w:jc w:val="center"/>
              <w:rPr>
                <w:rFonts w:ascii="Arial" w:hAnsi="Arial" w:cs="Arial"/>
                <w:b/>
                <w:bCs/>
                <w:color w:val="auto"/>
                <w:kern w:val="0"/>
                <w:sz w:val="18"/>
                <w:highlight w:val="none"/>
              </w:rPr>
            </w:pPr>
            <w:r>
              <w:rPr>
                <w:rFonts w:ascii="Arial" w:hAnsi="Arial" w:cs="Arial"/>
                <w:b/>
                <w:bCs/>
                <w:color w:val="auto"/>
                <w:kern w:val="0"/>
                <w:sz w:val="18"/>
                <w:highlight w:val="none"/>
              </w:rPr>
              <w:t>com.microsoft.sqlserver.jdbc.SQLServerDriver</w:t>
            </w:r>
          </w:p>
        </w:tc>
        <w:tc>
          <w:tcPr>
            <w:tcW w:w="4757" w:type="dxa"/>
            <w:tcBorders>
              <w:top w:val="single" w:color="000000" w:sz="4" w:space="0"/>
              <w:left w:val="single" w:color="000000" w:sz="4" w:space="0"/>
              <w:bottom w:val="single" w:color="000000" w:sz="4" w:space="0"/>
              <w:right w:val="single" w:color="000000" w:sz="4" w:space="0"/>
            </w:tcBorders>
            <w:shd w:val="solid" w:color="99CCFF" w:fill="auto"/>
          </w:tcPr>
          <w:p>
            <w:pPr>
              <w:widowControl/>
              <w:spacing w:before="156" w:beforeAutospacing="1" w:after="156" w:afterAutospacing="1"/>
              <w:ind w:firstLine="361"/>
              <w:jc w:val="center"/>
              <w:rPr>
                <w:rFonts w:ascii="Arial" w:hAnsi="Arial" w:cs="Arial"/>
                <w:b/>
                <w:bCs/>
                <w:color w:val="auto"/>
                <w:kern w:val="0"/>
                <w:sz w:val="18"/>
                <w:highlight w:val="none"/>
              </w:rPr>
            </w:pPr>
            <w:r>
              <w:rPr>
                <w:rFonts w:ascii="Arial" w:hAnsi="Arial" w:cs="Arial"/>
                <w:b/>
                <w:bCs/>
                <w:color w:val="auto"/>
                <w:kern w:val="0"/>
                <w:sz w:val="18"/>
                <w:highlight w:val="none"/>
              </w:rPr>
              <w:t>jdbc:sqlserver://host:port;DatabaseName=dbname</w:t>
            </w:r>
          </w:p>
        </w:tc>
      </w:tr>
      <w:tr>
        <w:tblPrEx>
          <w:tblLayout w:type="fixed"/>
          <w:tblCellMar>
            <w:top w:w="0" w:type="dxa"/>
            <w:left w:w="15" w:type="dxa"/>
            <w:bottom w:w="0" w:type="dxa"/>
            <w:right w:w="15" w:type="dxa"/>
          </w:tblCellMar>
        </w:tblPrEx>
        <w:trPr>
          <w:trHeight w:val="488" w:hRule="atLeast"/>
        </w:trPr>
        <w:tc>
          <w:tcPr>
            <w:tcW w:w="1396" w:type="dxa"/>
            <w:tcBorders>
              <w:top w:val="single" w:color="000000" w:sz="4" w:space="0"/>
              <w:left w:val="single" w:color="000000" w:sz="4" w:space="0"/>
              <w:bottom w:val="single" w:color="000000" w:sz="4" w:space="0"/>
              <w:right w:val="single" w:color="000000" w:sz="4" w:space="0"/>
            </w:tcBorders>
            <w:shd w:val="solid" w:color="99CCFF" w:fill="auto"/>
          </w:tcPr>
          <w:p>
            <w:pPr>
              <w:widowControl/>
              <w:spacing w:before="156" w:beforeAutospacing="1" w:after="156" w:afterAutospacing="1"/>
              <w:ind w:firstLine="361"/>
              <w:jc w:val="center"/>
              <w:rPr>
                <w:rFonts w:ascii="Arial" w:hAnsi="Arial" w:cs="Arial"/>
                <w:b/>
                <w:bCs/>
                <w:color w:val="auto"/>
                <w:kern w:val="0"/>
                <w:sz w:val="18"/>
                <w:highlight w:val="none"/>
              </w:rPr>
            </w:pPr>
            <w:r>
              <w:rPr>
                <w:rFonts w:ascii="Arial" w:hAnsi="Arial" w:cs="Arial"/>
                <w:b/>
                <w:bCs/>
                <w:color w:val="auto"/>
                <w:kern w:val="0"/>
                <w:sz w:val="18"/>
                <w:highlight w:val="none"/>
              </w:rPr>
              <w:t>Apache Derby</w:t>
            </w:r>
          </w:p>
        </w:tc>
        <w:tc>
          <w:tcPr>
            <w:tcW w:w="2180" w:type="dxa"/>
            <w:tcBorders>
              <w:top w:val="single" w:color="000000" w:sz="4" w:space="0"/>
              <w:left w:val="single" w:color="000000" w:sz="4" w:space="0"/>
              <w:bottom w:val="single" w:color="000000" w:sz="4" w:space="0"/>
              <w:right w:val="single" w:color="000000" w:sz="4" w:space="0"/>
            </w:tcBorders>
            <w:shd w:val="solid" w:color="99CCFF" w:fill="auto"/>
          </w:tcPr>
          <w:p>
            <w:pPr>
              <w:widowControl/>
              <w:spacing w:before="156" w:beforeAutospacing="1" w:after="156" w:afterAutospacing="1"/>
              <w:ind w:firstLine="361"/>
              <w:jc w:val="center"/>
              <w:rPr>
                <w:rFonts w:ascii="Arial" w:hAnsi="Arial" w:cs="Arial"/>
                <w:b/>
                <w:bCs/>
                <w:color w:val="auto"/>
                <w:kern w:val="0"/>
                <w:sz w:val="18"/>
                <w:highlight w:val="none"/>
              </w:rPr>
            </w:pPr>
            <w:r>
              <w:rPr>
                <w:rFonts w:ascii="Arial" w:hAnsi="Arial" w:cs="Arial"/>
                <w:b/>
                <w:bCs/>
                <w:color w:val="auto"/>
                <w:kern w:val="0"/>
                <w:sz w:val="18"/>
                <w:highlight w:val="none"/>
              </w:rPr>
              <w:t>org.apache.derby.jdbc.ClientDriver</w:t>
            </w:r>
          </w:p>
        </w:tc>
        <w:tc>
          <w:tcPr>
            <w:tcW w:w="4757" w:type="dxa"/>
            <w:tcBorders>
              <w:top w:val="single" w:color="000000" w:sz="4" w:space="0"/>
              <w:left w:val="single" w:color="000000" w:sz="4" w:space="0"/>
              <w:bottom w:val="single" w:color="000000" w:sz="4" w:space="0"/>
              <w:right w:val="single" w:color="000000" w:sz="4" w:space="0"/>
            </w:tcBorders>
            <w:shd w:val="solid" w:color="99CCFF" w:fill="auto"/>
          </w:tcPr>
          <w:p>
            <w:pPr>
              <w:widowControl/>
              <w:spacing w:before="156" w:beforeAutospacing="1" w:after="156" w:afterAutospacing="1"/>
              <w:ind w:firstLine="361"/>
              <w:jc w:val="center"/>
              <w:rPr>
                <w:rFonts w:ascii="Arial" w:hAnsi="Arial" w:cs="Arial"/>
                <w:b/>
                <w:bCs/>
                <w:color w:val="auto"/>
                <w:kern w:val="0"/>
                <w:sz w:val="18"/>
                <w:highlight w:val="none"/>
              </w:rPr>
            </w:pPr>
            <w:r>
              <w:rPr>
                <w:rFonts w:ascii="Arial" w:hAnsi="Arial" w:cs="Arial"/>
                <w:b/>
                <w:bCs/>
                <w:color w:val="auto"/>
                <w:kern w:val="0"/>
                <w:sz w:val="18"/>
                <w:highlight w:val="none"/>
              </w:rPr>
              <w:t>jdbc:derby://server[:port]/databaseName[;URLAttributes=value[;...]]</w:t>
            </w:r>
          </w:p>
        </w:tc>
      </w:tr>
      <w:tr>
        <w:tblPrEx>
          <w:tblLayout w:type="fixed"/>
          <w:tblCellMar>
            <w:top w:w="0" w:type="dxa"/>
            <w:left w:w="15" w:type="dxa"/>
            <w:bottom w:w="0" w:type="dxa"/>
            <w:right w:w="15" w:type="dxa"/>
          </w:tblCellMar>
        </w:tblPrEx>
        <w:trPr>
          <w:trHeight w:val="488" w:hRule="atLeast"/>
        </w:trPr>
        <w:tc>
          <w:tcPr>
            <w:tcW w:w="1396" w:type="dxa"/>
            <w:tcBorders>
              <w:top w:val="single" w:color="000000" w:sz="4" w:space="0"/>
              <w:left w:val="single" w:color="000000" w:sz="4" w:space="0"/>
              <w:bottom w:val="single" w:color="000000" w:sz="4" w:space="0"/>
              <w:right w:val="single" w:color="000000" w:sz="4" w:space="0"/>
            </w:tcBorders>
            <w:shd w:val="solid" w:color="99CCFF" w:fill="auto"/>
            <w:vAlign w:val="center"/>
          </w:tcPr>
          <w:p>
            <w:pPr>
              <w:widowControl/>
              <w:spacing w:before="156" w:beforeAutospacing="1" w:after="156" w:afterAutospacing="1"/>
              <w:ind w:firstLine="361"/>
              <w:jc w:val="center"/>
              <w:rPr>
                <w:rFonts w:ascii="Arial" w:hAnsi="Arial" w:cs="Arial"/>
                <w:b/>
                <w:bCs/>
                <w:color w:val="auto"/>
                <w:kern w:val="0"/>
                <w:sz w:val="18"/>
                <w:highlight w:val="none"/>
              </w:rPr>
            </w:pPr>
            <w:r>
              <w:rPr>
                <w:rFonts w:ascii="Arial" w:hAnsi="Arial" w:cs="Arial"/>
                <w:b/>
                <w:bCs/>
                <w:color w:val="auto"/>
                <w:kern w:val="0"/>
                <w:sz w:val="18"/>
                <w:szCs w:val="20"/>
                <w:highlight w:val="none"/>
              </w:rPr>
              <w:t>Sybase</w:t>
            </w:r>
          </w:p>
        </w:tc>
        <w:tc>
          <w:tcPr>
            <w:tcW w:w="2180" w:type="dxa"/>
            <w:tcBorders>
              <w:top w:val="single" w:color="000000" w:sz="4" w:space="0"/>
              <w:left w:val="single" w:color="000000" w:sz="4" w:space="0"/>
              <w:bottom w:val="single" w:color="000000" w:sz="4" w:space="0"/>
              <w:right w:val="single" w:color="000000" w:sz="4" w:space="0"/>
            </w:tcBorders>
            <w:shd w:val="solid" w:color="99CCFF" w:fill="auto"/>
            <w:vAlign w:val="center"/>
          </w:tcPr>
          <w:p>
            <w:pPr>
              <w:widowControl/>
              <w:spacing w:before="156" w:beforeAutospacing="1" w:after="156" w:afterAutospacing="1"/>
              <w:ind w:firstLine="361"/>
              <w:jc w:val="center"/>
              <w:rPr>
                <w:rFonts w:ascii="Arial" w:hAnsi="Arial" w:cs="Arial"/>
                <w:b/>
                <w:bCs/>
                <w:color w:val="auto"/>
                <w:kern w:val="0"/>
                <w:sz w:val="18"/>
                <w:highlight w:val="none"/>
              </w:rPr>
            </w:pPr>
            <w:r>
              <w:rPr>
                <w:rFonts w:ascii="Arial" w:hAnsi="Arial" w:cs="Arial"/>
                <w:b/>
                <w:bCs/>
                <w:color w:val="auto"/>
                <w:kern w:val="0"/>
                <w:sz w:val="18"/>
                <w:szCs w:val="20"/>
                <w:highlight w:val="none"/>
              </w:rPr>
              <w:t>com.sybase.jdbc2.jdbc.SybDriver</w:t>
            </w:r>
          </w:p>
        </w:tc>
        <w:tc>
          <w:tcPr>
            <w:tcW w:w="4757" w:type="dxa"/>
            <w:tcBorders>
              <w:top w:val="single" w:color="000000" w:sz="4" w:space="0"/>
              <w:left w:val="single" w:color="000000" w:sz="4" w:space="0"/>
              <w:bottom w:val="single" w:color="000000" w:sz="4" w:space="0"/>
              <w:right w:val="single" w:color="000000" w:sz="4" w:space="0"/>
            </w:tcBorders>
            <w:shd w:val="solid" w:color="99CCFF" w:fill="auto"/>
            <w:vAlign w:val="center"/>
          </w:tcPr>
          <w:p>
            <w:pPr>
              <w:widowControl/>
              <w:spacing w:before="156" w:beforeAutospacing="1" w:after="156" w:afterAutospacing="1"/>
              <w:ind w:firstLine="361"/>
              <w:jc w:val="center"/>
              <w:rPr>
                <w:rFonts w:ascii="Arial" w:hAnsi="Arial" w:cs="Arial"/>
                <w:b/>
                <w:bCs/>
                <w:color w:val="auto"/>
                <w:kern w:val="0"/>
                <w:sz w:val="18"/>
                <w:highlight w:val="none"/>
              </w:rPr>
            </w:pPr>
            <w:r>
              <w:rPr>
                <w:rFonts w:ascii="Arial" w:hAnsi="Arial" w:cs="Arial"/>
                <w:b/>
                <w:bCs/>
                <w:color w:val="auto"/>
                <w:kern w:val="0"/>
                <w:sz w:val="18"/>
                <w:szCs w:val="20"/>
                <w:highlight w:val="none"/>
              </w:rPr>
              <w:t>jdbc:sybase:Tds:hostip:port/dbname</w:t>
            </w:r>
          </w:p>
        </w:tc>
      </w:tr>
      <w:tr>
        <w:tblPrEx>
          <w:tblLayout w:type="fixed"/>
          <w:tblCellMar>
            <w:top w:w="0" w:type="dxa"/>
            <w:left w:w="15" w:type="dxa"/>
            <w:bottom w:w="0" w:type="dxa"/>
            <w:right w:w="15" w:type="dxa"/>
          </w:tblCellMar>
        </w:tblPrEx>
        <w:trPr>
          <w:trHeight w:val="488" w:hRule="atLeast"/>
        </w:trPr>
        <w:tc>
          <w:tcPr>
            <w:tcW w:w="1396" w:type="dxa"/>
            <w:tcBorders>
              <w:top w:val="single" w:color="000000" w:sz="4" w:space="0"/>
              <w:left w:val="single" w:color="000000" w:sz="4" w:space="0"/>
              <w:bottom w:val="single" w:color="000000" w:sz="4" w:space="0"/>
              <w:right w:val="single" w:color="000000" w:sz="4" w:space="0"/>
            </w:tcBorders>
            <w:shd w:val="solid" w:color="99CCFF" w:fill="auto"/>
            <w:vAlign w:val="center"/>
          </w:tcPr>
          <w:p>
            <w:pPr>
              <w:widowControl/>
              <w:spacing w:before="156" w:beforeAutospacing="1" w:after="156" w:afterAutospacing="1"/>
              <w:ind w:firstLine="361"/>
              <w:jc w:val="center"/>
              <w:rPr>
                <w:rFonts w:ascii="Arial" w:hAnsi="Arial" w:cs="Arial"/>
                <w:b/>
                <w:bCs/>
                <w:color w:val="auto"/>
                <w:kern w:val="0"/>
                <w:sz w:val="18"/>
                <w:szCs w:val="20"/>
                <w:highlight w:val="none"/>
              </w:rPr>
            </w:pPr>
            <w:r>
              <w:rPr>
                <w:rFonts w:ascii="Arial" w:hAnsi="Arial" w:cs="Arial"/>
                <w:b/>
                <w:bCs/>
                <w:color w:val="auto"/>
                <w:kern w:val="0"/>
                <w:sz w:val="18"/>
                <w:szCs w:val="20"/>
                <w:highlight w:val="none"/>
              </w:rPr>
              <w:t>DB2</w:t>
            </w:r>
          </w:p>
        </w:tc>
        <w:tc>
          <w:tcPr>
            <w:tcW w:w="2180" w:type="dxa"/>
            <w:tcBorders>
              <w:top w:val="single" w:color="000000" w:sz="4" w:space="0"/>
              <w:left w:val="single" w:color="000000" w:sz="4" w:space="0"/>
              <w:bottom w:val="single" w:color="000000" w:sz="4" w:space="0"/>
              <w:right w:val="single" w:color="000000" w:sz="4" w:space="0"/>
            </w:tcBorders>
            <w:shd w:val="solid" w:color="99CCFF" w:fill="auto"/>
            <w:vAlign w:val="center"/>
          </w:tcPr>
          <w:p>
            <w:pPr>
              <w:widowControl/>
              <w:spacing w:before="156" w:beforeAutospacing="1" w:after="156" w:afterAutospacing="1"/>
              <w:ind w:firstLine="361"/>
              <w:jc w:val="center"/>
              <w:rPr>
                <w:rFonts w:ascii="Arial" w:hAnsi="Arial" w:cs="Arial"/>
                <w:b/>
                <w:bCs/>
                <w:color w:val="auto"/>
                <w:kern w:val="0"/>
                <w:sz w:val="18"/>
                <w:szCs w:val="20"/>
                <w:highlight w:val="none"/>
              </w:rPr>
            </w:pPr>
            <w:r>
              <w:rPr>
                <w:rFonts w:ascii="Arial" w:hAnsi="Arial" w:cs="Arial"/>
                <w:b/>
                <w:bCs/>
                <w:color w:val="auto"/>
                <w:kern w:val="0"/>
                <w:sz w:val="18"/>
                <w:szCs w:val="20"/>
                <w:highlight w:val="none"/>
              </w:rPr>
              <w:t>com.ibm.db2.jcc.DB2Driver</w:t>
            </w:r>
          </w:p>
        </w:tc>
        <w:tc>
          <w:tcPr>
            <w:tcW w:w="4757" w:type="dxa"/>
            <w:tcBorders>
              <w:top w:val="single" w:color="000000" w:sz="4" w:space="0"/>
              <w:left w:val="single" w:color="000000" w:sz="4" w:space="0"/>
              <w:bottom w:val="single" w:color="000000" w:sz="4" w:space="0"/>
              <w:right w:val="single" w:color="000000" w:sz="4" w:space="0"/>
            </w:tcBorders>
            <w:shd w:val="solid" w:color="99CCFF" w:fill="auto"/>
            <w:vAlign w:val="center"/>
          </w:tcPr>
          <w:p>
            <w:pPr>
              <w:widowControl/>
              <w:spacing w:before="156" w:beforeAutospacing="1" w:after="156" w:afterAutospacing="1"/>
              <w:ind w:firstLine="361"/>
              <w:jc w:val="center"/>
              <w:rPr>
                <w:rFonts w:ascii="Arial" w:hAnsi="Arial" w:cs="Arial"/>
                <w:b/>
                <w:bCs/>
                <w:color w:val="auto"/>
                <w:kern w:val="0"/>
                <w:sz w:val="18"/>
                <w:szCs w:val="20"/>
                <w:highlight w:val="none"/>
              </w:rPr>
            </w:pPr>
            <w:r>
              <w:rPr>
                <w:rFonts w:ascii="Arial" w:hAnsi="Arial" w:cs="Arial"/>
                <w:b/>
                <w:bCs/>
                <w:color w:val="auto"/>
                <w:kern w:val="0"/>
                <w:sz w:val="18"/>
                <w:szCs w:val="20"/>
                <w:highlight w:val="none"/>
              </w:rPr>
              <w:t>jdbc:db2://hostip:</w:t>
            </w:r>
            <w:r>
              <w:rPr>
                <w:rFonts w:hint="eastAsia" w:ascii="Arial" w:hAnsi="Arial" w:cs="Arial"/>
                <w:b/>
                <w:bCs/>
                <w:color w:val="auto"/>
                <w:kern w:val="0"/>
                <w:sz w:val="18"/>
                <w:szCs w:val="20"/>
                <w:highlight w:val="none"/>
              </w:rPr>
              <w:t>port</w:t>
            </w:r>
            <w:r>
              <w:rPr>
                <w:rFonts w:ascii="Arial" w:hAnsi="Arial" w:cs="Arial"/>
                <w:b/>
                <w:bCs/>
                <w:color w:val="auto"/>
                <w:kern w:val="0"/>
                <w:sz w:val="18"/>
                <w:szCs w:val="20"/>
                <w:highlight w:val="none"/>
              </w:rPr>
              <w:t>/dbname</w:t>
            </w:r>
          </w:p>
        </w:tc>
      </w:tr>
      <w:tr>
        <w:tblPrEx>
          <w:tblLayout w:type="fixed"/>
          <w:tblCellMar>
            <w:top w:w="0" w:type="dxa"/>
            <w:left w:w="15" w:type="dxa"/>
            <w:bottom w:w="0" w:type="dxa"/>
            <w:right w:w="15" w:type="dxa"/>
          </w:tblCellMar>
        </w:tblPrEx>
        <w:trPr>
          <w:trHeight w:val="488" w:hRule="atLeast"/>
        </w:trPr>
        <w:tc>
          <w:tcPr>
            <w:tcW w:w="1396" w:type="dxa"/>
            <w:tcBorders>
              <w:top w:val="single" w:color="000000" w:sz="4" w:space="0"/>
              <w:left w:val="single" w:color="000000" w:sz="4" w:space="0"/>
              <w:bottom w:val="single" w:color="000000" w:sz="4" w:space="0"/>
              <w:right w:val="single" w:color="000000" w:sz="4" w:space="0"/>
            </w:tcBorders>
            <w:shd w:val="solid" w:color="99CCFF" w:fill="auto"/>
            <w:vAlign w:val="center"/>
          </w:tcPr>
          <w:p>
            <w:pPr>
              <w:widowControl/>
              <w:spacing w:before="156" w:beforeAutospacing="1" w:after="156" w:afterAutospacing="1"/>
              <w:ind w:firstLine="361"/>
              <w:jc w:val="center"/>
              <w:rPr>
                <w:rFonts w:ascii="Arial" w:hAnsi="Arial" w:cs="Arial"/>
                <w:b/>
                <w:bCs/>
                <w:color w:val="auto"/>
                <w:kern w:val="0"/>
                <w:sz w:val="18"/>
                <w:szCs w:val="20"/>
                <w:highlight w:val="none"/>
              </w:rPr>
            </w:pPr>
            <w:r>
              <w:rPr>
                <w:rFonts w:ascii="Arial" w:hAnsi="Arial" w:cs="Arial"/>
                <w:b/>
                <w:bCs/>
                <w:color w:val="auto"/>
                <w:kern w:val="0"/>
                <w:sz w:val="18"/>
                <w:szCs w:val="20"/>
                <w:highlight w:val="none"/>
              </w:rPr>
              <w:t>Informix</w:t>
            </w:r>
          </w:p>
        </w:tc>
        <w:tc>
          <w:tcPr>
            <w:tcW w:w="2180" w:type="dxa"/>
            <w:tcBorders>
              <w:top w:val="single" w:color="000000" w:sz="4" w:space="0"/>
              <w:left w:val="single" w:color="000000" w:sz="4" w:space="0"/>
              <w:bottom w:val="single" w:color="000000" w:sz="4" w:space="0"/>
              <w:right w:val="single" w:color="000000" w:sz="4" w:space="0"/>
            </w:tcBorders>
            <w:shd w:val="solid" w:color="99CCFF" w:fill="auto"/>
            <w:vAlign w:val="center"/>
          </w:tcPr>
          <w:p>
            <w:pPr>
              <w:widowControl/>
              <w:spacing w:before="156" w:beforeAutospacing="1" w:after="156" w:afterAutospacing="1"/>
              <w:ind w:firstLine="361"/>
              <w:jc w:val="center"/>
              <w:rPr>
                <w:rFonts w:ascii="Arial" w:hAnsi="Arial" w:cs="Arial"/>
                <w:b/>
                <w:bCs/>
                <w:color w:val="auto"/>
                <w:kern w:val="0"/>
                <w:sz w:val="18"/>
                <w:szCs w:val="20"/>
                <w:highlight w:val="none"/>
              </w:rPr>
            </w:pPr>
            <w:r>
              <w:rPr>
                <w:rFonts w:ascii="Arial" w:hAnsi="Arial" w:cs="Arial"/>
                <w:b/>
                <w:bCs/>
                <w:color w:val="auto"/>
                <w:kern w:val="0"/>
                <w:sz w:val="18"/>
                <w:szCs w:val="20"/>
                <w:highlight w:val="none"/>
              </w:rPr>
              <w:t>com.informix.jdbc.IfxDriver</w:t>
            </w:r>
          </w:p>
        </w:tc>
        <w:tc>
          <w:tcPr>
            <w:tcW w:w="4757" w:type="dxa"/>
            <w:tcBorders>
              <w:top w:val="single" w:color="000000" w:sz="4" w:space="0"/>
              <w:left w:val="single" w:color="000000" w:sz="4" w:space="0"/>
              <w:bottom w:val="single" w:color="000000" w:sz="4" w:space="0"/>
              <w:right w:val="single" w:color="000000" w:sz="4" w:space="0"/>
            </w:tcBorders>
            <w:shd w:val="solid" w:color="99CCFF" w:fill="auto"/>
            <w:vAlign w:val="center"/>
          </w:tcPr>
          <w:p>
            <w:pPr>
              <w:widowControl/>
              <w:spacing w:before="156" w:beforeAutospacing="1" w:after="156" w:afterAutospacing="1"/>
              <w:ind w:firstLine="361"/>
              <w:jc w:val="center"/>
              <w:rPr>
                <w:rFonts w:ascii="Arial" w:hAnsi="Arial" w:cs="Arial"/>
                <w:b/>
                <w:bCs/>
                <w:color w:val="auto"/>
                <w:kern w:val="0"/>
                <w:sz w:val="18"/>
                <w:szCs w:val="20"/>
                <w:highlight w:val="none"/>
              </w:rPr>
            </w:pPr>
            <w:r>
              <w:rPr>
                <w:rFonts w:ascii="Arial" w:hAnsi="Arial" w:cs="Arial"/>
                <w:b/>
                <w:bCs/>
                <w:color w:val="auto"/>
                <w:kern w:val="0"/>
                <w:sz w:val="18"/>
                <w:szCs w:val="20"/>
                <w:highlight w:val="none"/>
              </w:rPr>
              <w:t>jdbc:informix-sqli://hostip:port/dbname:informixserver=&lt;dbservername&gt;</w:t>
            </w:r>
          </w:p>
        </w:tc>
      </w:tr>
      <w:tr>
        <w:tblPrEx>
          <w:tblLayout w:type="fixed"/>
          <w:tblCellMar>
            <w:top w:w="0" w:type="dxa"/>
            <w:left w:w="15" w:type="dxa"/>
            <w:bottom w:w="0" w:type="dxa"/>
            <w:right w:w="15" w:type="dxa"/>
          </w:tblCellMar>
        </w:tblPrEx>
        <w:trPr>
          <w:trHeight w:val="488" w:hRule="atLeast"/>
        </w:trPr>
        <w:tc>
          <w:tcPr>
            <w:tcW w:w="1396" w:type="dxa"/>
            <w:tcBorders>
              <w:top w:val="single" w:color="000000" w:sz="4" w:space="0"/>
              <w:left w:val="single" w:color="000000" w:sz="4" w:space="0"/>
              <w:bottom w:val="single" w:color="000000" w:sz="4" w:space="0"/>
              <w:right w:val="single" w:color="000000" w:sz="4" w:space="0"/>
            </w:tcBorders>
            <w:shd w:val="solid" w:color="99CCFF" w:fill="auto"/>
            <w:vAlign w:val="center"/>
          </w:tcPr>
          <w:p>
            <w:pPr>
              <w:widowControl/>
              <w:spacing w:before="156" w:beforeAutospacing="1" w:after="156" w:afterAutospacing="1"/>
              <w:ind w:firstLine="361"/>
              <w:jc w:val="center"/>
              <w:rPr>
                <w:rFonts w:ascii="Arial" w:hAnsi="Arial" w:cs="Arial"/>
                <w:b/>
                <w:bCs/>
                <w:color w:val="auto"/>
                <w:kern w:val="0"/>
                <w:sz w:val="18"/>
                <w:szCs w:val="20"/>
                <w:highlight w:val="none"/>
              </w:rPr>
            </w:pPr>
            <w:r>
              <w:rPr>
                <w:rFonts w:hint="eastAsia" w:ascii="Arial" w:hAnsi="Arial" w:cs="Arial"/>
                <w:b/>
                <w:bCs/>
                <w:color w:val="auto"/>
                <w:kern w:val="0"/>
                <w:sz w:val="18"/>
                <w:szCs w:val="20"/>
                <w:highlight w:val="none"/>
              </w:rPr>
              <w:t>MongoDB</w:t>
            </w:r>
          </w:p>
        </w:tc>
        <w:tc>
          <w:tcPr>
            <w:tcW w:w="2180" w:type="dxa"/>
            <w:tcBorders>
              <w:top w:val="single" w:color="000000" w:sz="4" w:space="0"/>
              <w:left w:val="single" w:color="000000" w:sz="4" w:space="0"/>
              <w:bottom w:val="single" w:color="000000" w:sz="4" w:space="0"/>
              <w:right w:val="single" w:color="000000" w:sz="4" w:space="0"/>
            </w:tcBorders>
            <w:shd w:val="solid" w:color="99CCFF" w:fill="auto"/>
            <w:vAlign w:val="center"/>
          </w:tcPr>
          <w:p>
            <w:pPr>
              <w:widowControl/>
              <w:spacing w:before="156" w:beforeAutospacing="1" w:after="156" w:afterAutospacing="1"/>
              <w:ind w:firstLine="361"/>
              <w:jc w:val="center"/>
              <w:rPr>
                <w:rFonts w:ascii="Arial" w:hAnsi="Arial" w:cs="Arial"/>
                <w:b/>
                <w:bCs/>
                <w:color w:val="auto"/>
                <w:kern w:val="0"/>
                <w:sz w:val="18"/>
                <w:szCs w:val="20"/>
                <w:highlight w:val="none"/>
              </w:rPr>
            </w:pPr>
            <w:r>
              <w:rPr>
                <w:rFonts w:ascii="Arial" w:hAnsi="Arial" w:cs="Arial"/>
                <w:b/>
                <w:bCs/>
                <w:color w:val="auto"/>
                <w:kern w:val="0"/>
                <w:sz w:val="18"/>
                <w:szCs w:val="20"/>
                <w:highlight w:val="none"/>
              </w:rPr>
              <w:t>com.mongodb.jdbc.MongoDriver</w:t>
            </w:r>
          </w:p>
          <w:p>
            <w:pPr>
              <w:widowControl/>
              <w:spacing w:before="156" w:beforeAutospacing="1" w:after="156" w:afterAutospacing="1"/>
              <w:ind w:firstLine="361"/>
              <w:jc w:val="center"/>
              <w:rPr>
                <w:rFonts w:ascii="Arial" w:hAnsi="Arial" w:cs="Arial"/>
                <w:b/>
                <w:bCs/>
                <w:color w:val="auto"/>
                <w:kern w:val="0"/>
                <w:sz w:val="18"/>
                <w:szCs w:val="20"/>
                <w:highlight w:val="none"/>
              </w:rPr>
            </w:pPr>
          </w:p>
        </w:tc>
        <w:tc>
          <w:tcPr>
            <w:tcW w:w="4757" w:type="dxa"/>
            <w:tcBorders>
              <w:top w:val="single" w:color="000000" w:sz="4" w:space="0"/>
              <w:left w:val="single" w:color="000000" w:sz="4" w:space="0"/>
              <w:bottom w:val="single" w:color="000000" w:sz="4" w:space="0"/>
              <w:right w:val="single" w:color="000000" w:sz="4" w:space="0"/>
            </w:tcBorders>
            <w:shd w:val="solid" w:color="99CCFF" w:fill="auto"/>
            <w:vAlign w:val="center"/>
          </w:tcPr>
          <w:p>
            <w:pPr>
              <w:widowControl/>
              <w:spacing w:before="156" w:beforeAutospacing="1" w:after="156" w:afterAutospacing="1"/>
              <w:ind w:firstLine="361"/>
              <w:jc w:val="center"/>
              <w:rPr>
                <w:rFonts w:ascii="Arial" w:hAnsi="Arial" w:cs="Arial"/>
                <w:b/>
                <w:bCs/>
                <w:color w:val="auto"/>
                <w:kern w:val="0"/>
                <w:sz w:val="18"/>
                <w:szCs w:val="20"/>
                <w:highlight w:val="none"/>
              </w:rPr>
            </w:pPr>
            <w:r>
              <w:rPr>
                <w:rFonts w:ascii="Arial" w:hAnsi="Arial" w:cs="Arial"/>
                <w:b/>
                <w:bCs/>
                <w:color w:val="auto"/>
                <w:kern w:val="0"/>
                <w:sz w:val="18"/>
                <w:szCs w:val="20"/>
                <w:highlight w:val="none"/>
              </w:rPr>
              <w:t>jdbc:mongo://192.168.152.132:29847/database_name</w:t>
            </w:r>
          </w:p>
        </w:tc>
      </w:tr>
    </w:tbl>
    <w:p>
      <w:pPr>
        <w:numPr>
          <w:ilvl w:val="0"/>
          <w:numId w:val="24"/>
        </w:numPr>
        <w:tabs>
          <w:tab w:val="left" w:pos="420"/>
        </w:tabs>
        <w:spacing w:before="156" w:after="156"/>
        <w:rPr>
          <w:color w:val="auto"/>
          <w:highlight w:val="none"/>
        </w:rPr>
      </w:pPr>
      <w:r>
        <w:rPr>
          <w:color w:val="auto"/>
          <w:highlight w:val="none"/>
        </w:rPr>
        <w:t>JDBC Driver class</w:t>
      </w:r>
      <w:r>
        <w:rPr>
          <w:rFonts w:hint="eastAsia"/>
          <w:color w:val="auto"/>
          <w:highlight w:val="none"/>
        </w:rPr>
        <w:t>：JDBC驱动的类名，这里测试MySql，所以设置的是</w:t>
      </w:r>
      <w:r>
        <w:rPr>
          <w:color w:val="auto"/>
          <w:highlight w:val="none"/>
        </w:rPr>
        <w:t>com.mysql.jdbc.Driver</w:t>
      </w:r>
      <w:r>
        <w:rPr>
          <w:rFonts w:hint="eastAsia"/>
          <w:color w:val="auto"/>
          <w:highlight w:val="none"/>
        </w:rPr>
        <w:t>。不同类型的驱动名称可参考表5-1；</w:t>
      </w:r>
    </w:p>
    <w:p>
      <w:pPr>
        <w:numPr>
          <w:ilvl w:val="0"/>
          <w:numId w:val="24"/>
        </w:numPr>
        <w:tabs>
          <w:tab w:val="left" w:pos="420"/>
        </w:tabs>
        <w:spacing w:before="156" w:after="156"/>
        <w:rPr>
          <w:color w:val="auto"/>
          <w:highlight w:val="none"/>
        </w:rPr>
      </w:pPr>
      <w:r>
        <w:rPr>
          <w:color w:val="auto"/>
          <w:highlight w:val="none"/>
        </w:rPr>
        <w:t xml:space="preserve"> Username</w:t>
      </w:r>
      <w:r>
        <w:rPr>
          <w:rFonts w:hint="eastAsia"/>
          <w:color w:val="auto"/>
          <w:highlight w:val="none"/>
        </w:rPr>
        <w:t>：数据库用户名；</w:t>
      </w:r>
    </w:p>
    <w:p>
      <w:pPr>
        <w:numPr>
          <w:ilvl w:val="0"/>
          <w:numId w:val="24"/>
        </w:numPr>
        <w:tabs>
          <w:tab w:val="left" w:pos="420"/>
        </w:tabs>
        <w:spacing w:before="156" w:after="156"/>
        <w:rPr>
          <w:color w:val="auto"/>
          <w:highlight w:val="none"/>
        </w:rPr>
      </w:pPr>
      <w:r>
        <w:rPr>
          <w:color w:val="auto"/>
          <w:highlight w:val="none"/>
        </w:rPr>
        <w:t>Password</w:t>
      </w:r>
      <w:r>
        <w:rPr>
          <w:rFonts w:hint="eastAsia"/>
          <w:color w:val="auto"/>
          <w:highlight w:val="none"/>
        </w:rPr>
        <w:t>：数据库密码。</w:t>
      </w:r>
    </w:p>
    <w:p>
      <w:pPr>
        <w:tabs>
          <w:tab w:val="left" w:pos="420"/>
        </w:tabs>
        <w:spacing w:before="156" w:after="156"/>
        <w:rPr>
          <w:color w:val="auto"/>
          <w:highlight w:val="none"/>
        </w:rPr>
      </w:pPr>
    </w:p>
    <w:p>
      <w:pPr>
        <w:pStyle w:val="3"/>
        <w:rPr>
          <w:color w:val="auto"/>
          <w:highlight w:val="none"/>
        </w:rPr>
      </w:pPr>
      <w:bookmarkStart w:id="58" w:name="_Toc22521"/>
      <w:r>
        <w:rPr>
          <w:rFonts w:hint="eastAsia"/>
          <w:color w:val="auto"/>
          <w:highlight w:val="none"/>
        </w:rPr>
        <w:t>创建JDBC测试用例</w:t>
      </w:r>
      <w:bookmarkEnd w:id="58"/>
    </w:p>
    <w:p>
      <w:pPr>
        <w:pStyle w:val="16"/>
        <w:spacing w:before="156" w:after="156"/>
        <w:ind w:firstLine="420"/>
        <w:rPr>
          <w:color w:val="auto"/>
          <w:highlight w:val="none"/>
        </w:rPr>
      </w:pPr>
      <w:r>
        <w:rPr>
          <w:rFonts w:hint="eastAsia"/>
          <w:color w:val="auto"/>
          <w:highlight w:val="none"/>
        </w:rPr>
        <w:t>右键单击左侧的线程组，在弹出的菜单中选择：添加→</w:t>
      </w:r>
      <w:r>
        <w:rPr>
          <w:color w:val="auto"/>
          <w:highlight w:val="none"/>
        </w:rPr>
        <w:t xml:space="preserve">Sampler→JDBC </w:t>
      </w:r>
      <w:r>
        <w:rPr>
          <w:rFonts w:hint="eastAsia"/>
          <w:color w:val="auto"/>
          <w:highlight w:val="none"/>
        </w:rPr>
        <w:t>Request，就会创建一个新的JDBC测试用例。按照如下方式设置属性：</w:t>
      </w:r>
    </w:p>
    <w:p>
      <w:pPr>
        <w:pStyle w:val="16"/>
        <w:spacing w:before="156" w:after="156"/>
        <w:ind w:firstLine="420"/>
        <w:rPr>
          <w:color w:val="auto"/>
          <w:highlight w:val="none"/>
        </w:rPr>
      </w:pPr>
      <w:r>
        <w:rPr>
          <w:color w:val="auto"/>
          <w:highlight w:val="none"/>
        </w:rPr>
        <w:drawing>
          <wp:inline distT="0" distB="0" distL="114300" distR="114300">
            <wp:extent cx="5476875" cy="30861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2"/>
                    <a:stretch>
                      <a:fillRect/>
                    </a:stretch>
                  </pic:blipFill>
                  <pic:spPr>
                    <a:xfrm>
                      <a:off x="0" y="0"/>
                      <a:ext cx="5476875" cy="3086100"/>
                    </a:xfrm>
                    <a:prstGeom prst="rect">
                      <a:avLst/>
                    </a:prstGeom>
                    <a:noFill/>
                    <a:ln w="9525">
                      <a:noFill/>
                      <a:miter/>
                    </a:ln>
                  </pic:spPr>
                </pic:pic>
              </a:graphicData>
            </a:graphic>
          </wp:inline>
        </w:drawing>
      </w:r>
    </w:p>
    <w:p>
      <w:pPr>
        <w:numPr>
          <w:ilvl w:val="0"/>
          <w:numId w:val="24"/>
        </w:numPr>
        <w:tabs>
          <w:tab w:val="left" w:pos="420"/>
        </w:tabs>
        <w:spacing w:before="156" w:after="156"/>
        <w:rPr>
          <w:rFonts w:ascii="宋体" w:hAnsi="宋体" w:cs="宋体"/>
          <w:color w:val="auto"/>
          <w:kern w:val="0"/>
          <w:szCs w:val="21"/>
          <w:highlight w:val="none"/>
        </w:rPr>
      </w:pPr>
      <w:r>
        <w:rPr>
          <w:rFonts w:ascii="宋体" w:hAnsi="宋体" w:cs="宋体"/>
          <w:b/>
          <w:color w:val="auto"/>
          <w:kern w:val="0"/>
          <w:szCs w:val="21"/>
          <w:highlight w:val="none"/>
        </w:rPr>
        <w:t xml:space="preserve">Variable </w:t>
      </w:r>
      <w:r>
        <w:rPr>
          <w:rFonts w:hint="eastAsia" w:ascii="宋体" w:hAnsi="宋体" w:cs="宋体"/>
          <w:b/>
          <w:color w:val="auto"/>
          <w:kern w:val="0"/>
          <w:szCs w:val="21"/>
          <w:highlight w:val="none"/>
        </w:rPr>
        <w:t>Name：</w:t>
      </w:r>
      <w:r>
        <w:rPr>
          <w:rFonts w:hint="eastAsia" w:ascii="宋体" w:hAnsi="宋体" w:cs="宋体"/>
          <w:color w:val="auto"/>
          <w:kern w:val="0"/>
          <w:szCs w:val="21"/>
          <w:highlight w:val="none"/>
        </w:rPr>
        <w:t>使用的JDBC连接池名字。需要与“J</w:t>
      </w:r>
      <w:r>
        <w:rPr>
          <w:rFonts w:ascii="宋体" w:hAnsi="宋体" w:cs="宋体"/>
          <w:color w:val="auto"/>
          <w:kern w:val="0"/>
          <w:szCs w:val="21"/>
          <w:highlight w:val="none"/>
        </w:rPr>
        <w:t xml:space="preserve">DBC Connection </w:t>
      </w:r>
      <w:r>
        <w:rPr>
          <w:rFonts w:hint="eastAsia" w:ascii="宋体" w:hAnsi="宋体" w:cs="宋体"/>
          <w:color w:val="auto"/>
          <w:kern w:val="0"/>
          <w:szCs w:val="21"/>
          <w:highlight w:val="none"/>
        </w:rPr>
        <w:t>Configuration”中“</w:t>
      </w:r>
      <w:r>
        <w:rPr>
          <w:rFonts w:ascii="宋体" w:hAnsi="宋体" w:cs="宋体"/>
          <w:color w:val="auto"/>
          <w:kern w:val="0"/>
          <w:szCs w:val="21"/>
          <w:highlight w:val="none"/>
        </w:rPr>
        <w:t xml:space="preserve">Variable </w:t>
      </w:r>
      <w:r>
        <w:rPr>
          <w:rFonts w:hint="eastAsia" w:ascii="宋体" w:hAnsi="宋体" w:cs="宋体"/>
          <w:color w:val="auto"/>
          <w:kern w:val="0"/>
          <w:szCs w:val="21"/>
          <w:highlight w:val="none"/>
        </w:rPr>
        <w:t>Name”保持一致，否则会报错；</w:t>
      </w:r>
    </w:p>
    <w:p>
      <w:pPr>
        <w:numPr>
          <w:ilvl w:val="0"/>
          <w:numId w:val="24"/>
        </w:numPr>
        <w:tabs>
          <w:tab w:val="left" w:pos="420"/>
        </w:tabs>
        <w:spacing w:before="156" w:after="156"/>
        <w:rPr>
          <w:rFonts w:ascii="宋体" w:hAnsi="宋体" w:cs="宋体"/>
          <w:color w:val="auto"/>
          <w:szCs w:val="21"/>
          <w:highlight w:val="none"/>
        </w:rPr>
      </w:pPr>
      <w:r>
        <w:rPr>
          <w:rFonts w:ascii="宋体" w:hAnsi="宋体" w:cs="宋体"/>
          <w:b/>
          <w:color w:val="auto"/>
          <w:kern w:val="0"/>
          <w:szCs w:val="21"/>
          <w:highlight w:val="none"/>
        </w:rPr>
        <w:t xml:space="preserve">Query </w:t>
      </w:r>
      <w:r>
        <w:rPr>
          <w:rFonts w:hint="eastAsia" w:ascii="宋体" w:hAnsi="宋体" w:cs="宋体"/>
          <w:b/>
          <w:color w:val="auto"/>
          <w:kern w:val="0"/>
          <w:szCs w:val="21"/>
          <w:highlight w:val="none"/>
        </w:rPr>
        <w:t>Type：</w:t>
      </w:r>
      <w:r>
        <w:rPr>
          <w:rFonts w:hint="eastAsia" w:ascii="宋体" w:hAnsi="宋体" w:cs="宋体"/>
          <w:color w:val="auto"/>
          <w:kern w:val="0"/>
          <w:szCs w:val="21"/>
          <w:highlight w:val="none"/>
        </w:rPr>
        <w:t>SQL查询的类型，主要包括</w:t>
      </w:r>
      <w:r>
        <w:rPr>
          <w:rFonts w:ascii="宋体" w:hAnsi="宋体" w:cs="宋体"/>
          <w:color w:val="auto"/>
          <w:szCs w:val="21"/>
          <w:highlight w:val="none"/>
          <w:shd w:val="clear" w:color="auto" w:fill="FFFFFF"/>
        </w:rPr>
        <w:t xml:space="preserve">Select </w:t>
      </w:r>
      <w:r>
        <w:rPr>
          <w:rFonts w:hint="eastAsia" w:ascii="宋体" w:hAnsi="宋体" w:cs="宋体"/>
          <w:color w:val="auto"/>
          <w:szCs w:val="21"/>
          <w:highlight w:val="none"/>
          <w:shd w:val="clear" w:color="auto" w:fill="FFFFFF"/>
        </w:rPr>
        <w:t>、</w:t>
      </w:r>
      <w:r>
        <w:rPr>
          <w:rFonts w:ascii="宋体" w:hAnsi="宋体" w:cs="宋体"/>
          <w:color w:val="auto"/>
          <w:szCs w:val="21"/>
          <w:highlight w:val="none"/>
          <w:shd w:val="clear" w:color="auto" w:fill="FFFFFF"/>
        </w:rPr>
        <w:t>Update、Callable Statement、Commit、Rollback等。</w:t>
      </w:r>
    </w:p>
    <w:p>
      <w:pPr>
        <w:numPr>
          <w:ilvl w:val="0"/>
          <w:numId w:val="25"/>
        </w:numPr>
        <w:spacing w:before="156" w:after="156"/>
        <w:rPr>
          <w:bCs/>
          <w:color w:val="auto"/>
          <w:highlight w:val="none"/>
        </w:rPr>
      </w:pPr>
      <w:r>
        <w:rPr>
          <w:rFonts w:hint="eastAsia"/>
          <w:bCs/>
          <w:color w:val="auto"/>
          <w:highlight w:val="none"/>
        </w:rPr>
        <w:t>多个查询语句(不使用参数的情况下)可以放在一起顺序执行，需要设置Query Type为Callable Statement，然后顺序输入select语句，不用加go或者分号。如果Query Type设置为Select Statement，则只执行第一个SQL语句。</w:t>
      </w:r>
    </w:p>
    <w:p>
      <w:pPr>
        <w:numPr>
          <w:ilvl w:val="0"/>
          <w:numId w:val="25"/>
        </w:numPr>
        <w:spacing w:before="156" w:after="156"/>
        <w:rPr>
          <w:bCs/>
          <w:color w:val="auto"/>
          <w:highlight w:val="none"/>
        </w:rPr>
      </w:pPr>
      <w:r>
        <w:rPr>
          <w:rFonts w:hint="eastAsia"/>
          <w:bCs/>
          <w:color w:val="auto"/>
          <w:highlight w:val="none"/>
        </w:rPr>
        <w:t xml:space="preserve">如果SQL语句中使用参数变量，那么Query Type 需要设置为：Select Statement，只执行第一条SQL语句。变量可以直接在在JDBC Request下方的Parameter Values中输入${变量名称},${变量名称}。也可以使用文件本地文件，也可以通过CSV Data Set Config进行参数化； </w:t>
      </w:r>
    </w:p>
    <w:p>
      <w:pPr>
        <w:numPr>
          <w:ilvl w:val="0"/>
          <w:numId w:val="25"/>
        </w:numPr>
        <w:spacing w:before="156" w:after="156"/>
        <w:rPr>
          <w:bCs/>
          <w:color w:val="auto"/>
          <w:highlight w:val="none"/>
        </w:rPr>
      </w:pPr>
      <w:r>
        <w:rPr>
          <w:rFonts w:hint="eastAsia"/>
          <w:bCs/>
          <w:color w:val="auto"/>
          <w:highlight w:val="none"/>
        </w:rPr>
        <w:t>对于Insert、Update、Delete语句，需要设置Query Type为：Update Statament。数据修改语句中可以使用参数，而且可以顺序执行多个修改语句。</w:t>
      </w:r>
    </w:p>
    <w:p>
      <w:pPr>
        <w:numPr>
          <w:ilvl w:val="0"/>
          <w:numId w:val="26"/>
        </w:numPr>
        <w:tabs>
          <w:tab w:val="left" w:pos="420"/>
        </w:tabs>
        <w:spacing w:before="156" w:after="156"/>
        <w:rPr>
          <w:rFonts w:ascii="宋体" w:hAnsi="宋体" w:cs="宋体"/>
          <w:color w:val="auto"/>
          <w:kern w:val="0"/>
          <w:szCs w:val="21"/>
          <w:highlight w:val="none"/>
        </w:rPr>
      </w:pPr>
      <w:r>
        <w:rPr>
          <w:rFonts w:hint="eastAsia" w:ascii="宋体" w:hAnsi="宋体" w:cs="宋体"/>
          <w:color w:val="auto"/>
          <w:kern w:val="0"/>
          <w:szCs w:val="21"/>
          <w:highlight w:val="none"/>
        </w:rPr>
        <w:t>Query：SQL查询语句，这里写需要执行的SQL语句，这里写的是；</w:t>
      </w:r>
    </w:p>
    <w:p>
      <w:pPr>
        <w:widowControl/>
        <w:pBdr>
          <w:top w:val="single" w:color="auto" w:sz="6" w:space="6"/>
          <w:left w:val="single" w:color="auto" w:sz="6" w:space="6"/>
          <w:bottom w:val="single" w:color="auto" w:sz="6" w:space="6"/>
          <w:right w:val="single" w:color="auto" w:sz="6" w:spa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6" w:line="300" w:lineRule="atLeast"/>
        <w:ind w:left="480" w:leftChars="200"/>
        <w:jc w:val="left"/>
        <w:rPr>
          <w:color w:val="auto"/>
          <w:highlight w:val="none"/>
        </w:rPr>
      </w:pPr>
      <w:r>
        <w:rPr>
          <w:rFonts w:hint="eastAsia"/>
          <w:color w:val="auto"/>
          <w:highlight w:val="none"/>
        </w:rPr>
        <w:t>insert into bf_test_user(username,password,realname,email) values('${username}','e10adc3949ba59abbe56e057f20f883e','${username}','${username}@test.com');</w:t>
      </w:r>
    </w:p>
    <w:p>
      <w:pPr>
        <w:widowControl/>
        <w:pBdr>
          <w:top w:val="single" w:color="auto" w:sz="6" w:space="6"/>
          <w:left w:val="single" w:color="auto" w:sz="6" w:space="6"/>
          <w:bottom w:val="single" w:color="auto" w:sz="6" w:space="6"/>
          <w:right w:val="single" w:color="auto" w:sz="6" w:spa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6" w:line="300" w:lineRule="atLeast"/>
        <w:ind w:left="480" w:leftChars="200"/>
        <w:jc w:val="left"/>
        <w:rPr>
          <w:color w:val="auto"/>
          <w:highlight w:val="none"/>
        </w:rPr>
      </w:pPr>
      <w:r>
        <w:rPr>
          <w:rFonts w:hint="eastAsia"/>
          <w:color w:val="auto"/>
          <w:highlight w:val="none"/>
        </w:rPr>
        <w:t>--update bf_test_user set realname='study' where username='${username}';</w:t>
      </w:r>
    </w:p>
    <w:p>
      <w:pPr>
        <w:widowControl/>
        <w:pBdr>
          <w:top w:val="single" w:color="auto" w:sz="6" w:space="6"/>
          <w:left w:val="single" w:color="auto" w:sz="6" w:space="6"/>
          <w:bottom w:val="single" w:color="auto" w:sz="6" w:space="6"/>
          <w:right w:val="single" w:color="auto" w:sz="6" w:spa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6" w:line="300" w:lineRule="atLeast"/>
        <w:ind w:left="480" w:leftChars="200"/>
        <w:jc w:val="left"/>
        <w:rPr>
          <w:color w:val="auto"/>
          <w:highlight w:val="none"/>
        </w:rPr>
      </w:pPr>
      <w:r>
        <w:rPr>
          <w:rFonts w:hint="eastAsia"/>
          <w:color w:val="auto"/>
          <w:highlight w:val="none"/>
        </w:rPr>
        <w:t>--delete from bf_test_user where username='${username}';</w:t>
      </w:r>
    </w:p>
    <w:p>
      <w:pPr>
        <w:numPr>
          <w:ilvl w:val="0"/>
          <w:numId w:val="27"/>
        </w:numPr>
        <w:tabs>
          <w:tab w:val="left" w:pos="420"/>
        </w:tabs>
        <w:spacing w:before="156" w:after="156"/>
        <w:rPr>
          <w:rFonts w:ascii="宋体" w:hAnsi="宋体" w:cs="宋体"/>
          <w:color w:val="auto"/>
          <w:kern w:val="0"/>
          <w:szCs w:val="21"/>
          <w:highlight w:val="none"/>
        </w:rPr>
      </w:pPr>
      <w:r>
        <w:rPr>
          <w:rFonts w:hint="eastAsia" w:ascii="宋体" w:hAnsi="宋体" w:cs="宋体"/>
          <w:color w:val="auto"/>
          <w:kern w:val="0"/>
          <w:szCs w:val="21"/>
          <w:highlight w:val="none"/>
        </w:rPr>
        <w:t>Parameter values：SQL查询的参数，这里介绍通过在CSV文件中读取参数的方式。这里设置为 ：</w:t>
      </w:r>
    </w:p>
    <w:p>
      <w:pPr>
        <w:widowControl/>
        <w:pBdr>
          <w:top w:val="single" w:color="auto" w:sz="6" w:space="6"/>
          <w:left w:val="single" w:color="auto" w:sz="6" w:space="6"/>
          <w:bottom w:val="single" w:color="auto" w:sz="6" w:space="6"/>
          <w:right w:val="single" w:color="auto" w:sz="6" w:spa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6" w:line="300" w:lineRule="atLeast"/>
        <w:ind w:left="490" w:leftChars="200" w:hanging="10"/>
        <w:jc w:val="left"/>
        <w:rPr>
          <w:color w:val="auto"/>
          <w:kern w:val="0"/>
          <w:sz w:val="20"/>
          <w:szCs w:val="20"/>
          <w:highlight w:val="none"/>
        </w:rPr>
      </w:pPr>
      <w:r>
        <w:rPr>
          <w:color w:val="auto"/>
          <w:kern w:val="0"/>
          <w:sz w:val="20"/>
          <w:highlight w:val="none"/>
        </w:rPr>
        <w:t>${__CSVRead(D:/goodgoodstudy/studytest.csv,0)}</w:t>
      </w:r>
    </w:p>
    <w:p>
      <w:pPr>
        <w:widowControl/>
        <w:spacing w:after="156" w:line="330" w:lineRule="atLeast"/>
        <w:ind w:left="10" w:firstLine="468" w:firstLineChars="195"/>
        <w:jc w:val="left"/>
        <w:rPr>
          <w:rFonts w:ascii="宋体" w:hAnsi="宋体" w:cs="宋体"/>
          <w:color w:val="auto"/>
          <w:kern w:val="0"/>
          <w:szCs w:val="21"/>
          <w:highlight w:val="none"/>
        </w:rPr>
      </w:pPr>
      <w:r>
        <w:rPr>
          <w:rFonts w:hint="eastAsia" w:ascii="宋体" w:hAnsi="宋体" w:cs="宋体"/>
          <w:color w:val="auto"/>
          <w:kern w:val="0"/>
          <w:szCs w:val="21"/>
          <w:highlight w:val="none"/>
        </w:rPr>
        <w:t>其中的0表示CSV文件的第0列。如果SQL查询语句有多个参数，可以在“Parameter</w:t>
      </w:r>
      <w:r>
        <w:rPr>
          <w:rFonts w:ascii="宋体" w:hAnsi="宋体" w:cs="宋体"/>
          <w:color w:val="auto"/>
          <w:kern w:val="0"/>
          <w:szCs w:val="21"/>
          <w:highlight w:val="none"/>
        </w:rPr>
        <w:t xml:space="preserve"> </w:t>
      </w:r>
      <w:r>
        <w:rPr>
          <w:rFonts w:hint="eastAsia" w:ascii="宋体" w:hAnsi="宋体" w:cs="宋体"/>
          <w:color w:val="auto"/>
          <w:kern w:val="0"/>
          <w:szCs w:val="21"/>
          <w:highlight w:val="none"/>
        </w:rPr>
        <w:t>values”中用逗号分隔继续写。例如：</w:t>
      </w:r>
    </w:p>
    <w:p>
      <w:pPr>
        <w:widowControl/>
        <w:pBdr>
          <w:top w:val="single" w:color="auto" w:sz="6" w:space="6"/>
          <w:left w:val="single" w:color="auto" w:sz="6" w:space="6"/>
          <w:bottom w:val="single" w:color="auto" w:sz="6" w:space="6"/>
          <w:right w:val="single" w:color="auto" w:sz="6" w:spa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6" w:line="300" w:lineRule="atLeast"/>
        <w:ind w:left="480" w:leftChars="200"/>
        <w:jc w:val="left"/>
        <w:rPr>
          <w:color w:val="auto"/>
          <w:kern w:val="0"/>
          <w:sz w:val="20"/>
          <w:szCs w:val="20"/>
          <w:highlight w:val="none"/>
        </w:rPr>
      </w:pPr>
      <w:r>
        <w:rPr>
          <w:color w:val="auto"/>
          <w:kern w:val="0"/>
          <w:sz w:val="20"/>
          <w:highlight w:val="none"/>
        </w:rPr>
        <w:t>${__CSVRead(D:/goodgoodstudy/studytest.csv,0)},${__CSVRead(D:/goodgoodstudy/studytest.csv,1)}</w:t>
      </w:r>
    </w:p>
    <w:p>
      <w:pPr>
        <w:numPr>
          <w:ilvl w:val="0"/>
          <w:numId w:val="28"/>
        </w:numPr>
        <w:tabs>
          <w:tab w:val="left" w:pos="420"/>
        </w:tabs>
        <w:spacing w:before="156" w:after="156"/>
        <w:rPr>
          <w:color w:val="auto"/>
          <w:highlight w:val="none"/>
        </w:rPr>
      </w:pPr>
      <w:r>
        <w:rPr>
          <w:rFonts w:hint="eastAsia"/>
          <w:color w:val="auto"/>
          <w:highlight w:val="none"/>
        </w:rPr>
        <w:t>Parameter types：SQL查询参数的类型。这里设置为VARCHAR，如果有多个参数使用逗号分隔。</w:t>
      </w:r>
    </w:p>
    <w:p>
      <w:pPr>
        <w:pStyle w:val="3"/>
        <w:rPr>
          <w:color w:val="auto"/>
          <w:highlight w:val="none"/>
          <w:shd w:val="clear" w:color="auto" w:fill="FFFFFF"/>
        </w:rPr>
      </w:pPr>
      <w:bookmarkStart w:id="59" w:name="_Toc7507"/>
      <w:r>
        <w:rPr>
          <w:rFonts w:hint="eastAsia"/>
          <w:color w:val="auto"/>
          <w:highlight w:val="none"/>
          <w:shd w:val="clear" w:color="auto" w:fill="FFFFFF"/>
        </w:rPr>
        <w:t>添加监听器</w:t>
      </w:r>
      <w:bookmarkEnd w:id="59"/>
    </w:p>
    <w:p>
      <w:pPr>
        <w:pStyle w:val="16"/>
        <w:spacing w:before="156" w:after="156"/>
        <w:ind w:firstLine="420"/>
        <w:rPr>
          <w:color w:val="auto"/>
          <w:highlight w:val="none"/>
        </w:rPr>
      </w:pPr>
      <w:r>
        <w:rPr>
          <w:rFonts w:hint="eastAsia"/>
          <w:color w:val="auto"/>
          <w:highlight w:val="none"/>
        </w:rPr>
        <w:t>创建完成测试用例之后，就可以创建监听器查看我们的结果数据。</w:t>
      </w:r>
    </w:p>
    <w:p>
      <w:pPr>
        <w:pStyle w:val="16"/>
        <w:spacing w:before="156" w:after="156"/>
        <w:ind w:firstLine="420"/>
        <w:rPr>
          <w:color w:val="auto"/>
          <w:highlight w:val="none"/>
        </w:rPr>
      </w:pPr>
      <w:r>
        <w:rPr>
          <w:rFonts w:hint="eastAsia"/>
          <w:color w:val="auto"/>
          <w:highlight w:val="none"/>
        </w:rPr>
        <w:t>右键选择“测试计划”，点击“添加”→“监听器”→“查看结果树”，可以看到每一次请求的详细信息，包括SQL语句、参数的内容、响应的结果、相应的时间等等。建议在调试脚本的时候，首先添加“查看结果树”以查看脚本发送的请求是否成功，如果不成功也可以通过该监听器查看返回内容，从而查找错误原因。</w:t>
      </w:r>
    </w:p>
    <w:p>
      <w:pPr>
        <w:pStyle w:val="16"/>
        <w:spacing w:before="156" w:after="156"/>
        <w:ind w:firstLine="420"/>
        <w:rPr>
          <w:color w:val="auto"/>
          <w:highlight w:val="none"/>
        </w:rPr>
      </w:pPr>
      <w:r>
        <w:rPr>
          <w:rFonts w:hint="eastAsia"/>
          <w:color w:val="auto"/>
          <w:highlight w:val="none"/>
        </w:rPr>
        <w:t>脚本通过添加“查看结果树”监听器调试无误后，就右键选择“测试计划”，点击“添加”→“监听器”→“Aggregate Graph”，然后删除“查看结果树”监听器。运行一段时间性能测试场景后，就可以在“Aggregate Graph”监听器里查看总体的运行情况，包括平均响应时间、吞度量、错误率等。</w:t>
      </w:r>
    </w:p>
    <w:p>
      <w:pPr>
        <w:pStyle w:val="2"/>
        <w:rPr>
          <w:color w:val="auto"/>
          <w:highlight w:val="none"/>
        </w:rPr>
      </w:pPr>
      <w:bookmarkStart w:id="60" w:name="_Toc16198"/>
      <w:r>
        <w:rPr>
          <w:color w:val="auto"/>
          <w:highlight w:val="none"/>
        </w:rPr>
        <w:t>JMeter</w:t>
      </w:r>
      <w:r>
        <w:rPr>
          <w:rFonts w:hint="eastAsia"/>
          <w:color w:val="auto"/>
          <w:highlight w:val="none"/>
        </w:rPr>
        <w:t xml:space="preserve"> SOAP脚本实战</w:t>
      </w:r>
      <w:r>
        <w:rPr>
          <w:color w:val="auto"/>
          <w:highlight w:val="none"/>
          <w:shd w:val="clear" w:color="auto" w:fill="FFFFFF"/>
        </w:rPr>
        <w:t>Web Service</w:t>
      </w:r>
      <w:bookmarkEnd w:id="60"/>
    </w:p>
    <w:p>
      <w:pPr>
        <w:pStyle w:val="16"/>
        <w:spacing w:before="156" w:after="156"/>
        <w:ind w:firstLine="420"/>
        <w:rPr>
          <w:color w:val="auto"/>
          <w:highlight w:val="none"/>
        </w:rPr>
      </w:pPr>
      <w:r>
        <w:rPr>
          <w:rFonts w:hint="eastAsia"/>
          <w:color w:val="auto"/>
          <w:highlight w:val="none"/>
        </w:rPr>
        <w:t>JMeter可以用来很方便的对SOAP（包括LoadRunner中的</w:t>
      </w:r>
      <w:r>
        <w:rPr>
          <w:color w:val="auto"/>
          <w:highlight w:val="none"/>
          <w:shd w:val="clear" w:color="auto" w:fill="FFFFFF"/>
        </w:rPr>
        <w:t xml:space="preserve"> Web Service</w:t>
      </w:r>
      <w:r>
        <w:rPr>
          <w:rFonts w:hint="eastAsia"/>
          <w:color w:val="auto"/>
          <w:highlight w:val="none"/>
        </w:rPr>
        <w:t>）协议进行进行测试。</w:t>
      </w:r>
    </w:p>
    <w:p>
      <w:pPr>
        <w:pStyle w:val="16"/>
        <w:spacing w:before="156" w:after="156"/>
        <w:ind w:firstLine="420"/>
        <w:rPr>
          <w:color w:val="auto"/>
          <w:highlight w:val="none"/>
        </w:rPr>
      </w:pPr>
      <w:r>
        <w:rPr>
          <w:color w:val="auto"/>
          <w:highlight w:val="none"/>
        </w:rPr>
        <w:t>SOAP 使用 RPC（远程过程调用）和消息传递来建立通信服务，SOAP RPC 定义了用于表示远程过程调用和应答的协议。SOAP 协议本身仅仅定义了消息的交换结构，它可以和许多现存因特网协议结合在一起使用，其中包括超文本传输协议（ HTTP），多用途网际邮件扩充协议（MIME），Java 消息服务（JMS）以及简单邮件传输协议（SMTP）等。</w:t>
      </w:r>
    </w:p>
    <w:p>
      <w:pPr>
        <w:pStyle w:val="16"/>
        <w:spacing w:before="156" w:after="156"/>
        <w:ind w:firstLine="420"/>
        <w:rPr>
          <w:color w:val="auto"/>
          <w:highlight w:val="none"/>
        </w:rPr>
      </w:pPr>
      <w:r>
        <w:rPr>
          <w:color w:val="auto"/>
          <w:highlight w:val="none"/>
        </w:rPr>
        <w:t>根据 JMS 的规范，消息交换有 2 种方式：消息发布 / 订阅方式和点对点方式。由这两种交换方式所建立的消息收发系统都是异步的，即 JMS 客户机可以发送消息而不必等待回应。</w:t>
      </w:r>
      <w:r>
        <w:rPr>
          <w:rFonts w:hint="eastAsia"/>
          <w:color w:val="auto"/>
          <w:highlight w:val="none"/>
        </w:rPr>
        <w:t>JMeter</w:t>
      </w:r>
      <w:r>
        <w:rPr>
          <w:color w:val="auto"/>
          <w:highlight w:val="none"/>
        </w:rPr>
        <w:t xml:space="preserve"> 同样提供了两种 Sampler 分别建立对这两种服务的调用：SOAP/XML-RPC Request 和 JMS Point-to-Point。前者使用互联网中最为广泛的超文本传输协议（ HTTP）而后者使用 JMS 协议，JMS 是 Java 平台面向消息中间件的技术规范，用它来提供创建、发送、接收、读取消息的服务</w:t>
      </w:r>
      <w:r>
        <w:rPr>
          <w:rFonts w:hint="eastAsia"/>
          <w:color w:val="auto"/>
          <w:highlight w:val="none"/>
        </w:rPr>
        <w:t>。</w:t>
      </w:r>
    </w:p>
    <w:p>
      <w:pPr>
        <w:spacing w:before="156" w:after="156"/>
        <w:ind w:firstLine="228" w:firstLineChars="95"/>
        <w:rPr>
          <w:color w:val="auto"/>
          <w:highlight w:val="none"/>
        </w:rPr>
      </w:pPr>
      <w:r>
        <w:rPr>
          <w:color w:val="auto"/>
          <w:highlight w:val="none"/>
        </w:rPr>
        <w:drawing>
          <wp:inline distT="0" distB="0" distL="114300" distR="114300">
            <wp:extent cx="4867275" cy="2152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3"/>
                    <a:stretch>
                      <a:fillRect/>
                    </a:stretch>
                  </pic:blipFill>
                  <pic:spPr>
                    <a:xfrm>
                      <a:off x="0" y="0"/>
                      <a:ext cx="4867275" cy="2152650"/>
                    </a:xfrm>
                    <a:prstGeom prst="rect">
                      <a:avLst/>
                    </a:prstGeom>
                    <a:noFill/>
                    <a:ln w="9525">
                      <a:noFill/>
                      <a:miter/>
                    </a:ln>
                  </pic:spPr>
                </pic:pic>
              </a:graphicData>
            </a:graphic>
          </wp:inline>
        </w:drawing>
      </w:r>
    </w:p>
    <w:p>
      <w:pPr>
        <w:shd w:val="solid" w:color="FFFFFF" w:fill="auto"/>
        <w:autoSpaceDN w:val="0"/>
        <w:spacing w:after="156"/>
        <w:ind w:firstLine="360"/>
        <w:jc w:val="center"/>
        <w:textAlignment w:val="baseline"/>
        <w:rPr>
          <w:rFonts w:ascii="黑体" w:hAnsi="黑体" w:eastAsia="黑体" w:cs="黑体"/>
          <w:bCs/>
          <w:color w:val="auto"/>
          <w:sz w:val="18"/>
          <w:szCs w:val="18"/>
          <w:highlight w:val="none"/>
          <w:shd w:val="clear" w:color="auto" w:fill="FFFFFF"/>
        </w:rPr>
      </w:pPr>
      <w:r>
        <w:rPr>
          <w:rFonts w:hint="eastAsia" w:ascii="黑体" w:hAnsi="黑体" w:eastAsia="黑体" w:cs="黑体"/>
          <w:bCs/>
          <w:color w:val="auto"/>
          <w:sz w:val="18"/>
          <w:szCs w:val="18"/>
          <w:highlight w:val="none"/>
          <w:shd w:val="clear" w:color="auto" w:fill="FFFFFF"/>
        </w:rPr>
        <w:t>图</w:t>
      </w:r>
      <w:r>
        <w:rPr>
          <w:rFonts w:ascii="黑体" w:hAnsi="黑体" w:eastAsia="黑体" w:cs="黑体"/>
          <w:bCs/>
          <w:color w:val="auto"/>
          <w:sz w:val="18"/>
          <w:szCs w:val="18"/>
          <w:highlight w:val="none"/>
          <w:shd w:val="clear" w:color="auto" w:fill="FFFFFF"/>
        </w:rPr>
        <w:t>5-2</w:t>
      </w:r>
      <w:r>
        <w:rPr>
          <w:rFonts w:hint="eastAsia" w:ascii="黑体" w:hAnsi="黑体" w:eastAsia="黑体" w:cs="黑体"/>
          <w:bCs/>
          <w:color w:val="auto"/>
          <w:sz w:val="18"/>
          <w:szCs w:val="18"/>
          <w:highlight w:val="none"/>
          <w:shd w:val="clear" w:color="auto" w:fill="FFFFFF"/>
        </w:rPr>
        <w:t>2</w:t>
      </w:r>
      <w:r>
        <w:rPr>
          <w:rFonts w:ascii="黑体" w:hAnsi="黑体" w:eastAsia="黑体" w:cs="黑体"/>
          <w:bCs/>
          <w:color w:val="auto"/>
          <w:sz w:val="18"/>
          <w:szCs w:val="18"/>
          <w:highlight w:val="none"/>
          <w:shd w:val="clear" w:color="auto" w:fill="FFFFFF"/>
        </w:rPr>
        <w:t xml:space="preserve"> JMeter 框架基于不同协议</w:t>
      </w:r>
      <w:r>
        <w:rPr>
          <w:rFonts w:hint="eastAsia" w:ascii="黑体" w:hAnsi="黑体" w:eastAsia="黑体" w:cs="黑体"/>
          <w:bCs/>
          <w:color w:val="auto"/>
          <w:sz w:val="18"/>
          <w:szCs w:val="18"/>
          <w:highlight w:val="none"/>
          <w:shd w:val="clear" w:color="auto" w:fill="FFFFFF"/>
        </w:rPr>
        <w:t>时，</w:t>
      </w:r>
      <w:r>
        <w:rPr>
          <w:rFonts w:ascii="黑体" w:hAnsi="黑体" w:eastAsia="黑体" w:cs="黑体"/>
          <w:bCs/>
          <w:color w:val="auto"/>
          <w:sz w:val="18"/>
          <w:szCs w:val="18"/>
          <w:highlight w:val="none"/>
          <w:shd w:val="clear" w:color="auto" w:fill="FFFFFF"/>
        </w:rPr>
        <w:t>对 SOAP 消息的调用机制流程</w:t>
      </w:r>
    </w:p>
    <w:p>
      <w:pPr>
        <w:pStyle w:val="16"/>
        <w:spacing w:before="156" w:after="156"/>
        <w:ind w:firstLine="420"/>
        <w:rPr>
          <w:color w:val="auto"/>
          <w:highlight w:val="none"/>
        </w:rPr>
      </w:pPr>
      <w:r>
        <w:rPr>
          <w:rFonts w:hint="eastAsia"/>
          <w:color w:val="auto"/>
          <w:highlight w:val="none"/>
        </w:rPr>
        <w:t>JMeter测试SAOP的方法很简单，通过线程组→SOAP/XML-RPC Request就能形成简单的SOAP请求测试用例（见图5-23），这里用邮政编码的</w:t>
      </w:r>
      <w:r>
        <w:rPr>
          <w:color w:val="auto"/>
          <w:highlight w:val="none"/>
          <w:shd w:val="clear" w:color="auto" w:fill="FFFFFF"/>
        </w:rPr>
        <w:t>Web Service</w:t>
      </w:r>
      <w:r>
        <w:rPr>
          <w:rFonts w:hint="eastAsia"/>
          <w:color w:val="auto"/>
          <w:highlight w:val="none"/>
          <w:shd w:val="clear" w:color="auto" w:fill="FFFFFF"/>
        </w:rPr>
        <w:t>的“getAddressByZipCode”接口</w:t>
      </w:r>
      <w:r>
        <w:rPr>
          <w:rFonts w:hint="eastAsia"/>
          <w:color w:val="auto"/>
          <w:highlight w:val="none"/>
        </w:rPr>
        <w:t>进行测试，邮政编码</w:t>
      </w:r>
      <w:r>
        <w:rPr>
          <w:color w:val="auto"/>
          <w:highlight w:val="none"/>
          <w:shd w:val="clear" w:color="auto" w:fill="FFFFFF"/>
        </w:rPr>
        <w:t>Web Service</w:t>
      </w:r>
      <w:r>
        <w:rPr>
          <w:rFonts w:hint="eastAsia"/>
          <w:color w:val="auto"/>
          <w:highlight w:val="none"/>
        </w:rPr>
        <w:t>地址为：http://www.webxml.com.cn/WebServices/ChinaZipSearchWebService.asmx。</w:t>
      </w:r>
    </w:p>
    <w:p>
      <w:pPr>
        <w:spacing w:before="156" w:after="156"/>
        <w:ind w:firstLine="228" w:firstLineChars="95"/>
        <w:jc w:val="center"/>
        <w:rPr>
          <w:color w:val="auto"/>
          <w:highlight w:val="none"/>
        </w:rPr>
      </w:pPr>
      <w:r>
        <w:rPr>
          <w:color w:val="auto"/>
          <w:highlight w:val="none"/>
        </w:rPr>
        <w:drawing>
          <wp:inline distT="0" distB="0" distL="114300" distR="114300">
            <wp:extent cx="4495800" cy="24003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4"/>
                    <a:stretch>
                      <a:fillRect/>
                    </a:stretch>
                  </pic:blipFill>
                  <pic:spPr>
                    <a:xfrm>
                      <a:off x="0" y="0"/>
                      <a:ext cx="4495800" cy="2400300"/>
                    </a:xfrm>
                    <a:prstGeom prst="rect">
                      <a:avLst/>
                    </a:prstGeom>
                    <a:noFill/>
                    <a:ln w="9525">
                      <a:noFill/>
                      <a:miter/>
                    </a:ln>
                  </pic:spPr>
                </pic:pic>
              </a:graphicData>
            </a:graphic>
          </wp:inline>
        </w:drawing>
      </w:r>
    </w:p>
    <w:p>
      <w:pPr>
        <w:spacing w:before="156" w:after="156"/>
        <w:ind w:left="420" w:firstLine="360"/>
        <w:jc w:val="center"/>
        <w:rPr>
          <w:rFonts w:ascii="黑体" w:hAnsi="黑体" w:eastAsia="黑体" w:cs="黑体"/>
          <w:color w:val="auto"/>
          <w:sz w:val="18"/>
          <w:szCs w:val="18"/>
          <w:highlight w:val="none"/>
        </w:rPr>
      </w:pPr>
      <w:r>
        <w:rPr>
          <w:rFonts w:hint="eastAsia" w:ascii="黑体" w:hAnsi="黑体" w:eastAsia="黑体" w:cs="黑体"/>
          <w:color w:val="auto"/>
          <w:sz w:val="18"/>
          <w:szCs w:val="18"/>
          <w:highlight w:val="none"/>
        </w:rPr>
        <w:t xml:space="preserve">图5-23 </w:t>
      </w:r>
      <w:r>
        <w:rPr>
          <w:rFonts w:ascii="黑体" w:hAnsi="黑体" w:eastAsia="黑体" w:cs="黑体"/>
          <w:color w:val="auto"/>
          <w:sz w:val="18"/>
          <w:szCs w:val="18"/>
          <w:highlight w:val="none"/>
        </w:rPr>
        <w:t>JMeter</w:t>
      </w:r>
      <w:r>
        <w:rPr>
          <w:rFonts w:hint="eastAsia" w:ascii="黑体" w:hAnsi="黑体" w:eastAsia="黑体" w:cs="黑体"/>
          <w:color w:val="auto"/>
          <w:sz w:val="18"/>
          <w:szCs w:val="18"/>
          <w:highlight w:val="none"/>
        </w:rPr>
        <w:t>测试SOAP测试</w:t>
      </w:r>
    </w:p>
    <w:p>
      <w:pPr>
        <w:numPr>
          <w:ilvl w:val="0"/>
          <w:numId w:val="29"/>
        </w:numPr>
        <w:tabs>
          <w:tab w:val="left" w:pos="420"/>
        </w:tabs>
        <w:spacing w:before="156" w:after="156"/>
        <w:rPr>
          <w:color w:val="auto"/>
          <w:highlight w:val="none"/>
        </w:rPr>
      </w:pPr>
      <w:r>
        <w:rPr>
          <w:rFonts w:hint="eastAsia"/>
          <w:color w:val="auto"/>
          <w:highlight w:val="none"/>
        </w:rPr>
        <w:t>URL：邮政编码的</w:t>
      </w:r>
      <w:r>
        <w:rPr>
          <w:rFonts w:ascii="Tahoma" w:hAnsi="宋体"/>
          <w:color w:val="auto"/>
          <w:highlight w:val="none"/>
          <w:shd w:val="clear" w:color="auto" w:fill="FFFFFF"/>
        </w:rPr>
        <w:t>Web Servic</w:t>
      </w:r>
      <w:r>
        <w:rPr>
          <w:rFonts w:hint="eastAsia" w:ascii="Tahoma" w:hAnsi="宋体"/>
          <w:color w:val="auto"/>
          <w:highlight w:val="none"/>
          <w:shd w:val="clear" w:color="auto" w:fill="FFFFFF"/>
        </w:rPr>
        <w:t xml:space="preserve"> URL地址；</w:t>
      </w:r>
    </w:p>
    <w:p>
      <w:pPr>
        <w:numPr>
          <w:ilvl w:val="0"/>
          <w:numId w:val="29"/>
        </w:numPr>
        <w:tabs>
          <w:tab w:val="left" w:pos="420"/>
        </w:tabs>
        <w:spacing w:before="156" w:after="156"/>
        <w:rPr>
          <w:color w:val="auto"/>
          <w:highlight w:val="none"/>
        </w:rPr>
      </w:pPr>
      <w:r>
        <w:rPr>
          <w:rFonts w:hint="eastAsia"/>
          <w:color w:val="auto"/>
          <w:highlight w:val="none"/>
        </w:rPr>
        <w:t>Send SOAPAction：SOAP请求的目的地，这里填写是“http://WebXml.com.cn/getAddressByZipCode”，其实就是接口的URL地址；</w:t>
      </w:r>
    </w:p>
    <w:p>
      <w:pPr>
        <w:numPr>
          <w:ilvl w:val="0"/>
          <w:numId w:val="29"/>
        </w:numPr>
        <w:tabs>
          <w:tab w:val="left" w:pos="420"/>
        </w:tabs>
        <w:spacing w:before="156" w:after="156"/>
        <w:rPr>
          <w:color w:val="auto"/>
          <w:highlight w:val="none"/>
        </w:rPr>
      </w:pPr>
      <w:r>
        <w:rPr>
          <w:rFonts w:hint="eastAsia"/>
          <w:color w:val="auto"/>
          <w:highlight w:val="none"/>
        </w:rPr>
        <w:t>Use KeepAlive：是否开启KeepAlive机制，KeepAlive的作用可以参考本文5.4章节的JDBC脚本实战中关于KeepAlive的解释。</w:t>
      </w:r>
    </w:p>
    <w:p>
      <w:pPr>
        <w:numPr>
          <w:ilvl w:val="0"/>
          <w:numId w:val="30"/>
        </w:numPr>
        <w:tabs>
          <w:tab w:val="left" w:pos="420"/>
        </w:tabs>
        <w:spacing w:before="156" w:after="156"/>
        <w:rPr>
          <w:color w:val="auto"/>
          <w:highlight w:val="none"/>
        </w:rPr>
      </w:pPr>
      <w:r>
        <w:rPr>
          <w:rFonts w:hint="eastAsia"/>
          <w:color w:val="auto"/>
          <w:highlight w:val="none"/>
        </w:rPr>
        <w:t>SOAP/XML-RPC Date：请求的主体数据，请求内容如下：</w:t>
      </w:r>
    </w:p>
    <w:p>
      <w:pPr>
        <w:spacing w:before="156" w:after="156"/>
        <w:ind w:firstLine="420"/>
        <w:rPr>
          <w:color w:val="auto"/>
          <w:highlight w:val="none"/>
        </w:rPr>
      </w:pPr>
      <w:r>
        <w:rPr>
          <w:rFonts w:hint="eastAsia"/>
          <w:color w:val="auto"/>
          <w:highlight w:val="none"/>
        </w:rPr>
        <w:t>&lt;soapenv:Envelope xmlns:soapenv="http://schemas.xmlsoap.org/soap/envelope/"</w:t>
      </w:r>
      <w:r>
        <w:rPr>
          <w:rFonts w:hint="eastAsia"/>
          <w:color w:val="auto"/>
          <w:highlight w:val="none"/>
        </w:rPr>
        <w:tab/>
      </w:r>
      <w:r>
        <w:rPr>
          <w:rFonts w:hint="eastAsia"/>
          <w:color w:val="auto"/>
          <w:highlight w:val="none"/>
        </w:rPr>
        <w:t>xmlns:web="http://WebXml.com.cn/"&gt;</w:t>
      </w:r>
    </w:p>
    <w:p>
      <w:pPr>
        <w:spacing w:before="156" w:after="156"/>
        <w:ind w:firstLine="420"/>
        <w:rPr>
          <w:color w:val="auto"/>
          <w:highlight w:val="none"/>
        </w:rPr>
      </w:pPr>
      <w:r>
        <w:rPr>
          <w:rFonts w:hint="eastAsia"/>
          <w:color w:val="auto"/>
          <w:highlight w:val="none"/>
        </w:rPr>
        <w:t>&lt;soapenv:Header/&gt;</w:t>
      </w:r>
    </w:p>
    <w:p>
      <w:pPr>
        <w:spacing w:before="156" w:after="156"/>
        <w:ind w:firstLine="420"/>
        <w:rPr>
          <w:color w:val="auto"/>
          <w:highlight w:val="none"/>
        </w:rPr>
      </w:pPr>
      <w:r>
        <w:rPr>
          <w:rFonts w:hint="eastAsia"/>
          <w:color w:val="auto"/>
          <w:highlight w:val="none"/>
        </w:rPr>
        <w:t>&lt;soapenv:Body&gt;</w:t>
      </w:r>
    </w:p>
    <w:p>
      <w:pPr>
        <w:spacing w:before="156" w:after="156"/>
        <w:ind w:firstLine="420"/>
        <w:rPr>
          <w:color w:val="auto"/>
          <w:highlight w:val="none"/>
        </w:rPr>
      </w:pPr>
      <w:r>
        <w:rPr>
          <w:rFonts w:hint="eastAsia"/>
          <w:color w:val="auto"/>
          <w:highlight w:val="none"/>
        </w:rPr>
        <w:t>&lt;web:getAddressByZipCode&gt;</w:t>
      </w:r>
    </w:p>
    <w:p>
      <w:pPr>
        <w:spacing w:before="156" w:after="156"/>
        <w:ind w:firstLine="420"/>
        <w:rPr>
          <w:color w:val="auto"/>
          <w:highlight w:val="none"/>
        </w:rPr>
      </w:pPr>
      <w:r>
        <w:rPr>
          <w:rFonts w:hint="eastAsia"/>
          <w:color w:val="auto"/>
          <w:highlight w:val="none"/>
        </w:rPr>
        <w:t>&lt;!--Optional:--&gt;</w:t>
      </w:r>
    </w:p>
    <w:p>
      <w:pPr>
        <w:spacing w:before="156" w:after="156"/>
        <w:ind w:firstLine="420"/>
        <w:rPr>
          <w:color w:val="auto"/>
          <w:highlight w:val="none"/>
        </w:rPr>
      </w:pPr>
      <w:r>
        <w:rPr>
          <w:rFonts w:hint="eastAsia"/>
          <w:color w:val="auto"/>
          <w:highlight w:val="none"/>
        </w:rPr>
        <w:t>&lt;web:theZipCode&gt;100011&lt;/web:theZipCode&gt;</w:t>
      </w:r>
    </w:p>
    <w:p>
      <w:pPr>
        <w:spacing w:before="156" w:after="156"/>
        <w:ind w:firstLine="420"/>
        <w:rPr>
          <w:color w:val="auto"/>
          <w:highlight w:val="none"/>
        </w:rPr>
      </w:pPr>
      <w:r>
        <w:rPr>
          <w:rFonts w:hint="eastAsia"/>
          <w:color w:val="auto"/>
          <w:highlight w:val="none"/>
        </w:rPr>
        <w:t>&lt;!--Optional:--&gt;</w:t>
      </w:r>
    </w:p>
    <w:p>
      <w:pPr>
        <w:spacing w:before="156" w:after="156"/>
        <w:ind w:firstLine="420"/>
        <w:rPr>
          <w:color w:val="auto"/>
          <w:highlight w:val="none"/>
        </w:rPr>
      </w:pPr>
      <w:r>
        <w:rPr>
          <w:rFonts w:hint="eastAsia"/>
          <w:color w:val="auto"/>
          <w:highlight w:val="none"/>
        </w:rPr>
        <w:t>&lt;web:userID&gt;&lt;/web:userID&gt;</w:t>
      </w:r>
    </w:p>
    <w:p>
      <w:pPr>
        <w:spacing w:before="156" w:after="156"/>
        <w:ind w:firstLine="420"/>
        <w:rPr>
          <w:color w:val="auto"/>
          <w:highlight w:val="none"/>
        </w:rPr>
      </w:pPr>
      <w:r>
        <w:rPr>
          <w:rFonts w:hint="eastAsia"/>
          <w:color w:val="auto"/>
          <w:highlight w:val="none"/>
        </w:rPr>
        <w:t>&lt;/web:getAddressByZipCode&gt;</w:t>
      </w:r>
    </w:p>
    <w:p>
      <w:pPr>
        <w:spacing w:before="156" w:after="156"/>
        <w:ind w:firstLine="420"/>
        <w:rPr>
          <w:color w:val="auto"/>
          <w:highlight w:val="none"/>
        </w:rPr>
      </w:pPr>
      <w:r>
        <w:rPr>
          <w:rFonts w:hint="eastAsia"/>
          <w:color w:val="auto"/>
          <w:highlight w:val="none"/>
        </w:rPr>
        <w:t>&lt;/soapenv:Body&gt;</w:t>
      </w:r>
    </w:p>
    <w:p>
      <w:pPr>
        <w:spacing w:before="156" w:after="156"/>
        <w:ind w:firstLine="420"/>
        <w:rPr>
          <w:color w:val="auto"/>
          <w:highlight w:val="none"/>
        </w:rPr>
      </w:pPr>
      <w:r>
        <w:rPr>
          <w:rFonts w:hint="eastAsia"/>
          <w:color w:val="auto"/>
          <w:highlight w:val="none"/>
        </w:rPr>
        <w:t>&lt;/soapenv:Envelope&gt;</w:t>
      </w:r>
    </w:p>
    <w:p>
      <w:pPr>
        <w:spacing w:before="156" w:after="156"/>
        <w:rPr>
          <w:color w:val="auto"/>
          <w:highlight w:val="none"/>
        </w:rPr>
      </w:pPr>
      <w:r>
        <w:rPr>
          <w:rFonts w:hint="eastAsia"/>
          <w:color w:val="auto"/>
          <w:highlight w:val="none"/>
        </w:rPr>
        <w:tab/>
      </w:r>
      <w:r>
        <w:rPr>
          <w:rFonts w:hint="eastAsia"/>
          <w:color w:val="auto"/>
          <w:highlight w:val="none"/>
        </w:rPr>
        <w:t>添加“查看结果树”后，就能看到响应数据中返回的邮编100011适用的各地区的地址。</w:t>
      </w:r>
    </w:p>
    <w:p>
      <w:pPr>
        <w:spacing w:before="156" w:after="156"/>
        <w:ind w:firstLine="420"/>
        <w:rPr>
          <w:color w:val="auto"/>
          <w:highlight w:val="none"/>
        </w:rPr>
      </w:pPr>
      <w:r>
        <w:rPr>
          <w:rFonts w:hint="eastAsia"/>
          <w:color w:val="auto"/>
          <w:highlight w:val="none"/>
        </w:rPr>
        <w:t>对于刚接触SAOP请求的人来说，可能不知道SOAP请求以及SOAPAction怎么填写，在这里可以用SaopUI快速方便地获取这些信息。</w:t>
      </w:r>
    </w:p>
    <w:p>
      <w:pPr>
        <w:spacing w:before="156" w:after="156"/>
        <w:ind w:firstLine="420"/>
        <w:rPr>
          <w:color w:val="auto"/>
          <w:highlight w:val="none"/>
        </w:rPr>
      </w:pPr>
      <w:r>
        <w:rPr>
          <w:rFonts w:hint="eastAsia"/>
          <w:color w:val="auto"/>
          <w:highlight w:val="none"/>
        </w:rPr>
        <w:t>SaopUI是一款针对SOAP的功能/性能测试工具，分为开源以及商业版本，下载地址为http://www.soapui.org/，下载开源版本即可。</w:t>
      </w:r>
    </w:p>
    <w:p>
      <w:pPr>
        <w:widowControl/>
        <w:spacing w:before="156" w:after="156"/>
        <w:ind w:firstLine="420"/>
        <w:jc w:val="left"/>
        <w:rPr>
          <w:color w:val="auto"/>
          <w:highlight w:val="none"/>
        </w:rPr>
      </w:pPr>
      <w:r>
        <w:rPr>
          <w:rFonts w:hint="eastAsia"/>
          <w:color w:val="auto"/>
          <w:highlight w:val="none"/>
        </w:rPr>
        <w:t>打开SoapUI，选择“</w:t>
      </w:r>
      <w:r>
        <w:rPr>
          <w:rFonts w:ascii="宋体" w:hAnsi="宋体" w:cs="Tahoma"/>
          <w:color w:val="auto"/>
          <w:kern w:val="0"/>
          <w:szCs w:val="21"/>
          <w:highlight w:val="none"/>
        </w:rPr>
        <w:t>F</w:t>
      </w:r>
      <w:r>
        <w:rPr>
          <w:rFonts w:hint="eastAsia"/>
          <w:color w:val="auto"/>
          <w:highlight w:val="none"/>
        </w:rPr>
        <w:t>ile”</w:t>
      </w:r>
      <w:r>
        <w:rPr>
          <w:rFonts w:hint="eastAsia" w:ascii="Consolas" w:hAnsi="Consolas" w:cs="Consolas"/>
          <w:color w:val="auto"/>
          <w:kern w:val="0"/>
          <w:sz w:val="20"/>
          <w:szCs w:val="20"/>
          <w:highlight w:val="none"/>
        </w:rPr>
        <w:t>→“</w:t>
      </w:r>
      <w:r>
        <w:rPr>
          <w:rFonts w:hint="eastAsia"/>
          <w:color w:val="auto"/>
          <w:highlight w:val="none"/>
        </w:rPr>
        <w:t>new soapUI Project”，输入“Project Name”</w:t>
      </w:r>
      <w:r>
        <w:rPr>
          <w:rFonts w:hint="eastAsia" w:ascii="Consolas" w:hAnsi="Consolas" w:cs="Consolas"/>
          <w:color w:val="auto"/>
          <w:kern w:val="0"/>
          <w:sz w:val="20"/>
          <w:szCs w:val="20"/>
          <w:highlight w:val="none"/>
        </w:rPr>
        <w:t>→“</w:t>
      </w:r>
      <w:r>
        <w:rPr>
          <w:rFonts w:hint="eastAsia"/>
          <w:color w:val="auto"/>
          <w:highlight w:val="none"/>
        </w:rPr>
        <w:t>Initial WSDL/WADL”输入URL地址（比如：</w:t>
      </w:r>
      <w:r>
        <w:rPr>
          <w:color w:val="auto"/>
          <w:highlight w:val="none"/>
        </w:rPr>
        <w:fldChar w:fldCharType="begin"/>
      </w:r>
      <w:r>
        <w:rPr>
          <w:color w:val="auto"/>
          <w:highlight w:val="none"/>
        </w:rPr>
        <w:instrText xml:space="preserve"> HYPERLINK "http://webservice.webxml.com.cn/WebServices/WeatherWS.asmx?wsdl）-%3eOK" </w:instrText>
      </w:r>
      <w:r>
        <w:rPr>
          <w:color w:val="auto"/>
          <w:highlight w:val="none"/>
        </w:rPr>
        <w:fldChar w:fldCharType="separate"/>
      </w:r>
      <w:r>
        <w:rPr>
          <w:rStyle w:val="31"/>
          <w:rFonts w:hint="eastAsia"/>
          <w:color w:val="auto"/>
          <w:highlight w:val="none"/>
        </w:rPr>
        <w:t>http://webservice.webxml.com.cn/WebServices/WeatherWS.asmx?wsdl），完成之后点击OK</w:t>
      </w:r>
      <w:r>
        <w:rPr>
          <w:rStyle w:val="31"/>
          <w:rFonts w:hint="eastAsia"/>
          <w:color w:val="auto"/>
          <w:highlight w:val="none"/>
        </w:rPr>
        <w:fldChar w:fldCharType="end"/>
      </w:r>
      <w:r>
        <w:rPr>
          <w:rFonts w:hint="eastAsia"/>
          <w:color w:val="auto"/>
          <w:highlight w:val="none"/>
        </w:rPr>
        <w:t>按钮。</w:t>
      </w:r>
    </w:p>
    <w:p>
      <w:pPr>
        <w:widowControl/>
        <w:spacing w:before="156" w:after="156"/>
        <w:ind w:firstLine="420"/>
        <w:jc w:val="left"/>
        <w:rPr>
          <w:color w:val="auto"/>
          <w:highlight w:val="none"/>
        </w:rPr>
      </w:pPr>
      <w:r>
        <w:rPr>
          <w:rFonts w:hint="eastAsia"/>
          <w:color w:val="auto"/>
          <w:highlight w:val="none"/>
        </w:rPr>
        <w:t>完成之后如图5-24所示，会看到该web service的接口以及接口默认的请求。图5-23中“Request”左侧即SAOP请求的主体，参数初始化默认显示为“？”，这些”？“就是接口参数，改成需要测试的数值即可，“Request”右侧为Response结果。</w:t>
      </w:r>
    </w:p>
    <w:p>
      <w:pPr>
        <w:widowControl/>
        <w:spacing w:before="156" w:after="156"/>
        <w:ind w:firstLine="420"/>
        <w:jc w:val="left"/>
        <w:rPr>
          <w:color w:val="auto"/>
          <w:highlight w:val="none"/>
        </w:rPr>
      </w:pPr>
      <w:r>
        <w:rPr>
          <w:rFonts w:hint="eastAsia"/>
          <w:color w:val="auto"/>
          <w:highlight w:val="none"/>
        </w:rPr>
        <w:t>将SoapUI请求主体复制到JMeter的SOAP/XML-RPC Date中形成JMeter SOAP脚本的请求主体。</w:t>
      </w:r>
    </w:p>
    <w:p>
      <w:pPr>
        <w:widowControl/>
        <w:spacing w:before="156" w:after="156"/>
        <w:ind w:firstLine="420"/>
        <w:jc w:val="left"/>
        <w:rPr>
          <w:color w:val="auto"/>
          <w:highlight w:val="none"/>
        </w:rPr>
      </w:pPr>
      <w:r>
        <w:rPr>
          <w:rFonts w:hint="eastAsia"/>
          <w:color w:val="auto"/>
          <w:highlight w:val="none"/>
        </w:rPr>
        <w:t xml:space="preserve">然后查看SoapUI请求中的“Raw”视图，找到“RAW”试图中的“SOAPAction”值，比如这个天气预报的SOAPAction值为 </w:t>
      </w:r>
      <w:r>
        <w:rPr>
          <w:color w:val="auto"/>
          <w:highlight w:val="none"/>
        </w:rPr>
        <w:fldChar w:fldCharType="begin"/>
      </w:r>
      <w:r>
        <w:rPr>
          <w:color w:val="auto"/>
          <w:highlight w:val="none"/>
        </w:rPr>
        <w:instrText xml:space="preserve"> HYPERLINK "http://WebXml.com.cn/getRegionCountry" </w:instrText>
      </w:r>
      <w:r>
        <w:rPr>
          <w:color w:val="auto"/>
          <w:highlight w:val="none"/>
        </w:rPr>
        <w:fldChar w:fldCharType="separate"/>
      </w:r>
      <w:r>
        <w:rPr>
          <w:rStyle w:val="31"/>
          <w:rFonts w:hint="eastAsia"/>
          <w:color w:val="auto"/>
          <w:highlight w:val="none"/>
        </w:rPr>
        <w:t>http://WebXml.com.cn/getRegionCountry</w:t>
      </w:r>
      <w:r>
        <w:rPr>
          <w:rStyle w:val="31"/>
          <w:rFonts w:hint="eastAsia"/>
          <w:color w:val="auto"/>
          <w:highlight w:val="none"/>
        </w:rPr>
        <w:fldChar w:fldCharType="end"/>
      </w:r>
      <w:r>
        <w:rPr>
          <w:rFonts w:hint="eastAsia"/>
          <w:color w:val="auto"/>
          <w:highlight w:val="none"/>
        </w:rPr>
        <w:t>。将该SOAPAction的内容复制到图5-23中JMeter SAOP脚本中的“Send SOAPAction”中，这样整个JMeter中SOAP测试用例就形成了。</w:t>
      </w:r>
    </w:p>
    <w:p>
      <w:pPr>
        <w:widowControl/>
        <w:spacing w:before="156" w:after="156"/>
        <w:ind w:firstLine="228" w:firstLineChars="95"/>
        <w:jc w:val="left"/>
        <w:rPr>
          <w:color w:val="auto"/>
          <w:highlight w:val="none"/>
        </w:rPr>
      </w:pPr>
      <w:r>
        <w:rPr>
          <w:color w:val="auto"/>
          <w:highlight w:val="none"/>
        </w:rPr>
        <w:drawing>
          <wp:inline distT="0" distB="0" distL="114300" distR="114300">
            <wp:extent cx="4638675" cy="22574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5"/>
                    <a:stretch>
                      <a:fillRect/>
                    </a:stretch>
                  </pic:blipFill>
                  <pic:spPr>
                    <a:xfrm>
                      <a:off x="0" y="0"/>
                      <a:ext cx="4638675" cy="2257425"/>
                    </a:xfrm>
                    <a:prstGeom prst="rect">
                      <a:avLst/>
                    </a:prstGeom>
                    <a:noFill/>
                    <a:ln w="9525">
                      <a:noFill/>
                      <a:miter/>
                    </a:ln>
                  </pic:spPr>
                </pic:pic>
              </a:graphicData>
            </a:graphic>
          </wp:inline>
        </w:drawing>
      </w:r>
    </w:p>
    <w:p>
      <w:pPr>
        <w:spacing w:before="156" w:after="156"/>
        <w:ind w:firstLine="420"/>
        <w:jc w:val="center"/>
        <w:rPr>
          <w:rFonts w:ascii="黑体" w:hAnsi="黑体" w:eastAsia="黑体" w:cs="黑体"/>
          <w:color w:val="auto"/>
          <w:sz w:val="18"/>
          <w:szCs w:val="18"/>
          <w:highlight w:val="none"/>
        </w:rPr>
      </w:pPr>
      <w:r>
        <w:rPr>
          <w:rFonts w:hint="eastAsia" w:ascii="黑体" w:hAnsi="黑体" w:eastAsia="黑体" w:cs="黑体"/>
          <w:color w:val="auto"/>
          <w:sz w:val="18"/>
          <w:szCs w:val="18"/>
          <w:highlight w:val="none"/>
        </w:rPr>
        <w:t xml:space="preserve">图5-24 </w:t>
      </w:r>
      <w:r>
        <w:rPr>
          <w:rFonts w:ascii="黑体" w:hAnsi="黑体" w:eastAsia="黑体" w:cs="黑体"/>
          <w:color w:val="auto"/>
          <w:sz w:val="18"/>
          <w:szCs w:val="18"/>
          <w:highlight w:val="none"/>
        </w:rPr>
        <w:t>SoapUI</w:t>
      </w:r>
      <w:r>
        <w:rPr>
          <w:rFonts w:hint="eastAsia" w:ascii="黑体" w:hAnsi="黑体" w:eastAsia="黑体" w:cs="黑体"/>
          <w:color w:val="auto"/>
          <w:sz w:val="18"/>
          <w:szCs w:val="18"/>
          <w:highlight w:val="none"/>
        </w:rPr>
        <w:t>请求界面</w:t>
      </w:r>
    </w:p>
    <w:p>
      <w:pPr>
        <w:pStyle w:val="2"/>
        <w:rPr>
          <w:color w:val="auto"/>
          <w:highlight w:val="none"/>
        </w:rPr>
      </w:pPr>
      <w:bookmarkStart w:id="61" w:name="_Toc3548"/>
      <w:r>
        <w:rPr>
          <w:rFonts w:hint="eastAsia"/>
          <w:color w:val="auto"/>
          <w:highlight w:val="none"/>
        </w:rPr>
        <w:t>基于jmeter java协议的接口测试</w:t>
      </w:r>
      <w:bookmarkEnd w:id="61"/>
    </w:p>
    <w:p>
      <w:pPr>
        <w:pStyle w:val="3"/>
        <w:rPr>
          <w:color w:val="auto"/>
          <w:highlight w:val="none"/>
        </w:rPr>
      </w:pPr>
      <w:bookmarkStart w:id="62" w:name="_Toc9594"/>
      <w:r>
        <w:rPr>
          <w:rFonts w:hint="eastAsia"/>
          <w:color w:val="auto"/>
          <w:highlight w:val="none"/>
        </w:rPr>
        <w:t>通用方法</w:t>
      </w:r>
      <w:bookmarkEnd w:id="62"/>
    </w:p>
    <w:p>
      <w:pPr>
        <w:rPr>
          <w:color w:val="auto"/>
          <w:highlight w:val="none"/>
        </w:rPr>
      </w:pPr>
    </w:p>
    <w:p>
      <w:pPr>
        <w:pStyle w:val="4"/>
        <w:rPr>
          <w:color w:val="auto"/>
          <w:highlight w:val="none"/>
        </w:rPr>
      </w:pPr>
      <w:bookmarkStart w:id="63" w:name="_Toc12915"/>
      <w:r>
        <w:rPr>
          <w:color w:val="auto"/>
          <w:highlight w:val="none"/>
        </w:rPr>
        <w:t>核心步骤</w:t>
      </w:r>
      <w:bookmarkEnd w:id="63"/>
    </w:p>
    <w:p>
      <w:pPr>
        <w:widowControl/>
        <w:numPr>
          <w:ilvl w:val="0"/>
          <w:numId w:val="31"/>
        </w:numPr>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创建一个Java工程；</w:t>
      </w:r>
    </w:p>
    <w:p>
      <w:pPr>
        <w:widowControl/>
        <w:numPr>
          <w:ilvl w:val="0"/>
          <w:numId w:val="31"/>
        </w:numPr>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将JMeter的lib目录下的jar文件</w:t>
      </w:r>
      <w:r>
        <w:rPr>
          <w:rFonts w:hint="eastAsia" w:ascii="宋体" w:hAnsi="宋体" w:cs="宋体"/>
          <w:color w:val="auto"/>
          <w:kern w:val="0"/>
          <w:highlight w:val="none"/>
        </w:rPr>
        <w:t>(</w:t>
      </w:r>
      <w:r>
        <w:rPr>
          <w:rFonts w:ascii="宋体" w:hAnsi="宋体" w:cs="宋体"/>
          <w:color w:val="auto"/>
          <w:kern w:val="0"/>
          <w:highlight w:val="none"/>
        </w:rPr>
        <w:t>ApacheJMeter_java.jar</w:t>
      </w:r>
      <w:r>
        <w:rPr>
          <w:rFonts w:hint="eastAsia" w:ascii="宋体" w:hAnsi="宋体" w:cs="宋体"/>
          <w:color w:val="auto"/>
          <w:kern w:val="0"/>
          <w:highlight w:val="none"/>
        </w:rPr>
        <w:t>/</w:t>
      </w:r>
      <w:r>
        <w:rPr>
          <w:rFonts w:ascii="宋体" w:hAnsi="宋体" w:cs="宋体"/>
          <w:color w:val="auto"/>
          <w:kern w:val="0"/>
          <w:highlight w:val="none"/>
        </w:rPr>
        <w:t>ApacheJMeter_core.jar</w:t>
      </w:r>
      <w:r>
        <w:rPr>
          <w:rFonts w:hint="eastAsia" w:ascii="宋体" w:hAnsi="宋体" w:cs="宋体"/>
          <w:color w:val="auto"/>
          <w:kern w:val="0"/>
          <w:highlight w:val="none"/>
        </w:rPr>
        <w:t>)</w:t>
      </w:r>
      <w:r>
        <w:rPr>
          <w:rFonts w:ascii="宋体" w:hAnsi="宋体" w:cs="宋体"/>
          <w:color w:val="auto"/>
          <w:kern w:val="0"/>
          <w:highlight w:val="none"/>
        </w:rPr>
        <w:t>添加进此工程的Build Path；</w:t>
      </w:r>
    </w:p>
    <w:p>
      <w:pPr>
        <w:widowControl/>
        <w:numPr>
          <w:ilvl w:val="0"/>
          <w:numId w:val="31"/>
        </w:numPr>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创建一个类并实现JavaSamplerClient接口或继承AbstractJavaSamplerClient，并重写；</w:t>
      </w:r>
    </w:p>
    <w:p>
      <w:pPr>
        <w:widowControl/>
        <w:numPr>
          <w:ilvl w:val="0"/>
          <w:numId w:val="32"/>
        </w:num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public Arguments getDefaultParameters()</w:t>
      </w:r>
      <w:r>
        <w:rPr>
          <w:rFonts w:hint="eastAsia" w:ascii="宋体" w:hAnsi="宋体" w:cs="宋体"/>
          <w:color w:val="auto"/>
          <w:kern w:val="0"/>
          <w:highlight w:val="none"/>
        </w:rPr>
        <w:t>{Arguments.</w:t>
      </w:r>
      <w:r>
        <w:rPr>
          <w:rFonts w:ascii="宋体" w:hAnsi="宋体" w:cs="宋体"/>
          <w:color w:val="auto"/>
          <w:kern w:val="0"/>
          <w:highlight w:val="none"/>
        </w:rPr>
        <w:t>addArgument("</w:t>
      </w:r>
      <w:r>
        <w:rPr>
          <w:rFonts w:hint="eastAsia" w:ascii="宋体" w:hAnsi="宋体" w:cs="宋体"/>
          <w:color w:val="auto"/>
          <w:kern w:val="0"/>
          <w:highlight w:val="none"/>
        </w:rPr>
        <w:t>参数名</w:t>
      </w:r>
      <w:r>
        <w:rPr>
          <w:rFonts w:ascii="宋体" w:hAnsi="宋体" w:cs="宋体"/>
          <w:color w:val="auto"/>
          <w:kern w:val="0"/>
          <w:highlight w:val="none"/>
        </w:rPr>
        <w:t>", "</w:t>
      </w:r>
      <w:r>
        <w:rPr>
          <w:rFonts w:hint="eastAsia" w:ascii="宋体" w:hAnsi="宋体" w:cs="宋体"/>
          <w:color w:val="auto"/>
          <w:kern w:val="0"/>
          <w:highlight w:val="none"/>
        </w:rPr>
        <w:t>默认值</w:t>
      </w:r>
      <w:r>
        <w:rPr>
          <w:rFonts w:ascii="宋体" w:hAnsi="宋体" w:cs="宋体"/>
          <w:color w:val="auto"/>
          <w:kern w:val="0"/>
          <w:highlight w:val="none"/>
        </w:rPr>
        <w:t>")</w:t>
      </w:r>
      <w:r>
        <w:rPr>
          <w:rFonts w:hint="eastAsia" w:ascii="宋体" w:hAnsi="宋体" w:cs="宋体"/>
          <w:color w:val="auto"/>
          <w:kern w:val="0"/>
          <w:highlight w:val="none"/>
        </w:rPr>
        <w:t>}</w:t>
      </w:r>
      <w:r>
        <w:rPr>
          <w:rFonts w:ascii="宋体" w:hAnsi="宋体" w:cs="宋体"/>
          <w:color w:val="auto"/>
          <w:kern w:val="0"/>
          <w:highlight w:val="none"/>
        </w:rPr>
        <w:t>;设置可用参数的默认值；显示到Jmeter的参数列表中，第一个参数为参数默认的显示名称，第二个参数为默认值</w:t>
      </w:r>
    </w:p>
    <w:p>
      <w:pPr>
        <w:widowControl/>
        <w:numPr>
          <w:ilvl w:val="0"/>
          <w:numId w:val="32"/>
        </w:num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public void setupTest(JavaSamplerContext arg0)</w:t>
      </w:r>
      <w:r>
        <w:rPr>
          <w:rFonts w:hint="eastAsia" w:ascii="宋体" w:hAnsi="宋体" w:cs="宋体"/>
          <w:color w:val="auto"/>
          <w:kern w:val="0"/>
          <w:highlight w:val="none"/>
        </w:rPr>
        <w:t xml:space="preserve">{可为空、new </w:t>
      </w:r>
      <w:r>
        <w:rPr>
          <w:rFonts w:ascii="宋体" w:hAnsi="宋体" w:cs="宋体"/>
          <w:color w:val="auto"/>
          <w:kern w:val="0"/>
          <w:highlight w:val="none"/>
        </w:rPr>
        <w:t>SampleResult()</w:t>
      </w:r>
      <w:r>
        <w:rPr>
          <w:rFonts w:hint="eastAsia" w:ascii="宋体" w:hAnsi="宋体" w:cs="宋体"/>
          <w:color w:val="auto"/>
          <w:kern w:val="0"/>
          <w:highlight w:val="none"/>
        </w:rPr>
        <w:t>}</w:t>
      </w:r>
      <w:r>
        <w:rPr>
          <w:rFonts w:ascii="宋体" w:hAnsi="宋体" w:cs="宋体"/>
          <w:color w:val="auto"/>
          <w:kern w:val="0"/>
          <w:highlight w:val="none"/>
        </w:rPr>
        <w:t>：每个线程测试前执行一次，做一些初始化工作</w:t>
      </w:r>
      <w:r>
        <w:rPr>
          <w:rFonts w:hint="eastAsia" w:ascii="宋体" w:hAnsi="宋体" w:cs="宋体"/>
          <w:color w:val="auto"/>
          <w:kern w:val="0"/>
          <w:highlight w:val="none"/>
        </w:rPr>
        <w:t>+获取参数等(只实行一次!!)</w:t>
      </w:r>
      <w:r>
        <w:rPr>
          <w:rFonts w:ascii="宋体" w:hAnsi="宋体" w:cs="宋体"/>
          <w:color w:val="auto"/>
          <w:kern w:val="0"/>
          <w:highlight w:val="none"/>
        </w:rPr>
        <w:t>；</w:t>
      </w:r>
    </w:p>
    <w:p>
      <w:pPr>
        <w:widowControl/>
        <w:numPr>
          <w:ilvl w:val="0"/>
          <w:numId w:val="32"/>
        </w:num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public SampleResult runTest(JavaSamplerContext arg0)</w:t>
      </w:r>
      <w:r>
        <w:rPr>
          <w:rFonts w:hint="eastAsia" w:ascii="宋体" w:hAnsi="宋体" w:cs="宋体"/>
          <w:color w:val="auto"/>
          <w:kern w:val="0"/>
          <w:highlight w:val="none"/>
        </w:rPr>
        <w:t>{</w:t>
      </w:r>
      <w:r>
        <w:rPr>
          <w:rFonts w:ascii="宋体" w:hAnsi="宋体" w:cs="宋体"/>
          <w:color w:val="auto"/>
          <w:kern w:val="0"/>
          <w:highlight w:val="none"/>
        </w:rPr>
        <w:t xml:space="preserve"> SampleResult()</w:t>
      </w:r>
      <w:r>
        <w:rPr>
          <w:rFonts w:hint="eastAsia" w:ascii="宋体" w:hAnsi="宋体" w:cs="宋体"/>
          <w:color w:val="auto"/>
          <w:kern w:val="0"/>
          <w:highlight w:val="none"/>
        </w:rPr>
        <w:t>.</w:t>
      </w:r>
      <w:r>
        <w:rPr>
          <w:rFonts w:ascii="宋体" w:hAnsi="宋体" w:cs="宋体"/>
          <w:color w:val="auto"/>
          <w:kern w:val="0"/>
          <w:highlight w:val="none"/>
        </w:rPr>
        <w:t>setSampleLabel</w:t>
      </w:r>
      <w:r>
        <w:rPr>
          <w:rFonts w:hint="eastAsia" w:ascii="宋体" w:hAnsi="宋体" w:cs="宋体"/>
          <w:color w:val="auto"/>
          <w:kern w:val="0"/>
          <w:highlight w:val="none"/>
        </w:rPr>
        <w:t>()/</w:t>
      </w:r>
      <w:r>
        <w:rPr>
          <w:rFonts w:ascii="宋体" w:hAnsi="宋体" w:cs="宋体"/>
          <w:color w:val="auto"/>
          <w:kern w:val="0"/>
          <w:highlight w:val="none"/>
        </w:rPr>
        <w:t>Sample</w:t>
      </w:r>
      <w:r>
        <w:rPr>
          <w:rFonts w:hint="eastAsia" w:ascii="宋体" w:hAnsi="宋体" w:cs="宋体"/>
          <w:color w:val="auto"/>
          <w:kern w:val="0"/>
          <w:highlight w:val="none"/>
        </w:rPr>
        <w:t>Start()/</w:t>
      </w:r>
      <w:r>
        <w:rPr>
          <w:rFonts w:ascii="宋体" w:hAnsi="宋体" w:cs="宋体"/>
          <w:color w:val="auto"/>
          <w:kern w:val="0"/>
          <w:highlight w:val="none"/>
        </w:rPr>
        <w:t>Sample</w:t>
      </w:r>
      <w:r>
        <w:rPr>
          <w:rFonts w:hint="eastAsia" w:ascii="宋体" w:hAnsi="宋体" w:cs="宋体"/>
          <w:color w:val="auto"/>
          <w:kern w:val="0"/>
          <w:highlight w:val="none"/>
        </w:rPr>
        <w:t>End()/</w:t>
      </w:r>
      <w:r>
        <w:rPr>
          <w:rFonts w:ascii="宋体" w:hAnsi="宋体" w:cs="宋体"/>
          <w:color w:val="auto"/>
          <w:kern w:val="0"/>
          <w:highlight w:val="none"/>
        </w:rPr>
        <w:t>setSuccessful(true)</w:t>
      </w:r>
      <w:r>
        <w:rPr>
          <w:rFonts w:hint="eastAsia" w:ascii="宋体" w:hAnsi="宋体" w:cs="宋体"/>
          <w:color w:val="auto"/>
          <w:kern w:val="0"/>
          <w:highlight w:val="none"/>
        </w:rPr>
        <w:t xml:space="preserve"> }</w:t>
      </w:r>
      <w:r>
        <w:rPr>
          <w:rFonts w:ascii="宋体" w:hAnsi="宋体" w:cs="宋体"/>
          <w:color w:val="auto"/>
          <w:kern w:val="0"/>
          <w:highlight w:val="none"/>
        </w:rPr>
        <w:t>：开始测试，从arg0参数可以获得参数值；</w:t>
      </w:r>
    </w:p>
    <w:p>
      <w:pPr>
        <w:widowControl/>
        <w:numPr>
          <w:ilvl w:val="0"/>
          <w:numId w:val="32"/>
        </w:num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public void teardownTest(JavaSamplerContext arg0)</w:t>
      </w:r>
      <w:r>
        <w:rPr>
          <w:rFonts w:hint="eastAsia" w:ascii="宋体" w:hAnsi="宋体" w:cs="宋体"/>
          <w:color w:val="auto"/>
          <w:kern w:val="0"/>
          <w:highlight w:val="none"/>
        </w:rPr>
        <w:t>{可为空}</w:t>
      </w:r>
      <w:r>
        <w:rPr>
          <w:rFonts w:ascii="宋体" w:hAnsi="宋体" w:cs="宋体"/>
          <w:color w:val="auto"/>
          <w:kern w:val="0"/>
          <w:highlight w:val="none"/>
        </w:rPr>
        <w:t>：测试结束时调用；</w:t>
      </w:r>
    </w:p>
    <w:p>
      <w:pPr>
        <w:widowControl/>
        <w:numPr>
          <w:ilvl w:val="0"/>
          <w:numId w:val="31"/>
        </w:numPr>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Export为Runnable Jar File；</w:t>
      </w:r>
    </w:p>
    <w:p>
      <w:pPr>
        <w:widowControl/>
        <w:numPr>
          <w:ilvl w:val="0"/>
          <w:numId w:val="31"/>
        </w:numPr>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将此jar包放入JMETER_HOME\lib\ext目录；</w:t>
      </w:r>
    </w:p>
    <w:p>
      <w:pPr>
        <w:widowControl/>
        <w:numPr>
          <w:ilvl w:val="0"/>
          <w:numId w:val="31"/>
        </w:numPr>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以管理员身份打开JMeter；</w:t>
      </w:r>
    </w:p>
    <w:p>
      <w:pPr>
        <w:widowControl/>
        <w:numPr>
          <w:ilvl w:val="0"/>
          <w:numId w:val="31"/>
        </w:numPr>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创建线程组、Java Request、查看结果树，进行测试；</w:t>
      </w:r>
    </w:p>
    <w:p>
      <w:pPr>
        <w:widowControl/>
        <w:spacing w:before="100" w:beforeAutospacing="1" w:after="100" w:afterAutospacing="1"/>
        <w:ind w:left="-1133" w:leftChars="-472"/>
        <w:jc w:val="left"/>
        <w:rPr>
          <w:rFonts w:ascii="宋体" w:hAnsi="宋体" w:cs="宋体"/>
          <w:color w:val="auto"/>
          <w:kern w:val="0"/>
          <w:highlight w:val="none"/>
        </w:rPr>
      </w:pPr>
    </w:p>
    <w:p>
      <w:pPr>
        <w:pStyle w:val="4"/>
        <w:rPr>
          <w:color w:val="auto"/>
          <w:highlight w:val="none"/>
        </w:rPr>
      </w:pPr>
      <w:bookmarkStart w:id="64" w:name="_Toc13886"/>
      <w:r>
        <w:rPr>
          <w:color w:val="auto"/>
          <w:highlight w:val="none"/>
        </w:rPr>
        <w:t>实例</w:t>
      </w:r>
      <w:r>
        <w:rPr>
          <w:rFonts w:hint="eastAsia"/>
          <w:color w:val="auto"/>
          <w:highlight w:val="none"/>
        </w:rPr>
        <w:t>2:</w:t>
      </w:r>
      <w:r>
        <w:rPr>
          <w:color w:val="auto"/>
          <w:highlight w:val="none"/>
        </w:rPr>
        <w:t xml:space="preserve"> extends AbstractJavaSamplerClient</w:t>
      </w:r>
      <w:bookmarkEnd w:id="64"/>
    </w:p>
    <w:p>
      <w:pPr>
        <w:widowControl/>
        <w:numPr>
          <w:ilvl w:val="0"/>
          <w:numId w:val="33"/>
        </w:numPr>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在eclipse里面新建一个工程：JavaForJMeter</w:t>
      </w:r>
    </w:p>
    <w:p>
      <w:pPr>
        <w:widowControl/>
        <w:numPr>
          <w:ilvl w:val="0"/>
          <w:numId w:val="33"/>
        </w:numPr>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把{Jmeter_home}\lib</w:t>
      </w:r>
      <w:r>
        <w:rPr>
          <w:rFonts w:hint="eastAsia" w:ascii="宋体" w:hAnsi="宋体" w:cs="宋体"/>
          <w:color w:val="auto"/>
          <w:kern w:val="0"/>
          <w:highlight w:val="none"/>
        </w:rPr>
        <w:t>\ext</w:t>
      </w:r>
      <w:r>
        <w:rPr>
          <w:rFonts w:ascii="宋体" w:hAnsi="宋体" w:cs="宋体"/>
          <w:color w:val="auto"/>
          <w:kern w:val="0"/>
          <w:highlight w:val="none"/>
        </w:rPr>
        <w:t>目录下的</w:t>
      </w:r>
      <w:r>
        <w:rPr>
          <w:rFonts w:ascii="宋体" w:hAnsi="宋体" w:cs="宋体"/>
          <w:color w:val="auto"/>
          <w:kern w:val="0"/>
          <w:highlight w:val="none"/>
        </w:rPr>
        <w:t>所有jar</w:t>
      </w:r>
      <w:r>
        <w:rPr>
          <w:rFonts w:hint="eastAsia" w:ascii="宋体" w:hAnsi="宋体" w:cs="宋体"/>
          <w:color w:val="auto"/>
          <w:kern w:val="0"/>
          <w:highlight w:val="none"/>
        </w:rPr>
        <w:t>(</w:t>
      </w:r>
      <w:r>
        <w:rPr>
          <w:rFonts w:ascii="宋体" w:hAnsi="宋体" w:cs="宋体"/>
          <w:color w:val="auto"/>
          <w:kern w:val="0"/>
          <w:highlight w:val="none"/>
        </w:rPr>
        <w:t>ApacheJMeter_java.jar</w:t>
      </w:r>
      <w:r>
        <w:rPr>
          <w:rFonts w:hint="eastAsia" w:ascii="宋体" w:hAnsi="宋体" w:cs="宋体"/>
          <w:color w:val="auto"/>
          <w:kern w:val="0"/>
          <w:highlight w:val="none"/>
        </w:rPr>
        <w:t>/</w:t>
      </w:r>
      <w:r>
        <w:rPr>
          <w:rFonts w:ascii="宋体" w:hAnsi="宋体" w:cs="宋体"/>
          <w:color w:val="auto"/>
          <w:kern w:val="0"/>
          <w:highlight w:val="none"/>
        </w:rPr>
        <w:t>ApacheJMeter_core.jar</w:t>
      </w:r>
      <w:r>
        <w:rPr>
          <w:rFonts w:hint="eastAsia" w:ascii="宋体" w:hAnsi="宋体" w:cs="宋体"/>
          <w:color w:val="auto"/>
          <w:kern w:val="0"/>
          <w:highlight w:val="none"/>
        </w:rPr>
        <w:t>)</w:t>
      </w:r>
      <w:r>
        <w:rPr>
          <w:rFonts w:ascii="宋体" w:hAnsi="宋体" w:cs="宋体"/>
          <w:color w:val="auto"/>
          <w:kern w:val="0"/>
          <w:highlight w:val="none"/>
        </w:rPr>
        <w:t>添加进此工程的Build Path；</w:t>
      </w:r>
    </w:p>
    <w:p>
      <w:pPr>
        <w:widowControl/>
        <w:numPr>
          <w:ilvl w:val="0"/>
          <w:numId w:val="33"/>
        </w:numPr>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添加</w:t>
      </w:r>
      <w:r>
        <w:rPr>
          <w:rFonts w:hint="eastAsia" w:ascii="宋体" w:hAnsi="宋体" w:cs="宋体"/>
          <w:color w:val="auto"/>
          <w:kern w:val="0"/>
          <w:highlight w:val="none"/>
        </w:rPr>
        <w:t>要测试的</w:t>
      </w:r>
      <w:r>
        <w:rPr>
          <w:rFonts w:ascii="宋体" w:hAnsi="宋体" w:cs="宋体"/>
          <w:color w:val="auto"/>
          <w:kern w:val="0"/>
          <w:highlight w:val="none"/>
        </w:rPr>
        <w:t>类Hello，代码如下：</w:t>
      </w:r>
    </w:p>
    <w:p>
      <w:pPr>
        <w:widowControl/>
        <w:ind w:left="-1133" w:leftChars="-472"/>
        <w:jc w:val="left"/>
        <w:rPr>
          <w:rFonts w:ascii="宋体" w:hAnsi="宋体" w:cs="宋体"/>
          <w:color w:val="auto"/>
          <w:kern w:val="0"/>
          <w:highlight w:val="none"/>
        </w:rPr>
      </w:pPr>
      <w:r>
        <w:rPr>
          <w:color w:val="auto"/>
          <w:highlight w:val="none"/>
        </w:rPr>
        <w:fldChar w:fldCharType="begin"/>
      </w:r>
      <w:r>
        <w:rPr>
          <w:color w:val="auto"/>
          <w:highlight w:val="none"/>
        </w:rPr>
        <w:instrText xml:space="preserve"> HYPERLINK "javascript:void(0);" \o ""复制代码" " </w:instrText>
      </w:r>
      <w:r>
        <w:rPr>
          <w:color w:val="auto"/>
          <w:highlight w:val="none"/>
        </w:rPr>
        <w:fldChar w:fldCharType="separate"/>
      </w:r>
      <w:r>
        <w:rPr>
          <w:rFonts w:ascii="宋体" w:hAnsi="宋体" w:cs="宋体"/>
          <w:color w:val="auto"/>
          <w:kern w:val="0"/>
          <w:highlight w:val="none"/>
        </w:rPr>
        <w:drawing>
          <wp:inline distT="0" distB="0" distL="114300" distR="114300">
            <wp:extent cx="190500" cy="190500"/>
            <wp:effectExtent l="0" t="0" r="0" b="0"/>
            <wp:docPr id="37" name="图片 37" descr="说明: 复制代码">
              <a:hlinkClick xmlns:a="http://schemas.openxmlformats.org/drawingml/2006/main" r:id="rId5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说明: 复制代码"/>
                    <pic:cNvPicPr>
                      <a:picLocks noChangeAspect="1"/>
                    </pic:cNvPicPr>
                  </pic:nvPicPr>
                  <pic:blipFill>
                    <a:blip r:embed="rId57"/>
                    <a:stretch>
                      <a:fillRect/>
                    </a:stretch>
                  </pic:blipFill>
                  <pic:spPr>
                    <a:xfrm>
                      <a:off x="0" y="0"/>
                      <a:ext cx="190500" cy="190500"/>
                    </a:xfrm>
                    <a:prstGeom prst="rect">
                      <a:avLst/>
                    </a:prstGeom>
                    <a:noFill/>
                    <a:ln w="9525">
                      <a:noFill/>
                      <a:miter/>
                    </a:ln>
                  </pic:spPr>
                </pic:pic>
              </a:graphicData>
            </a:graphic>
          </wp:inline>
        </w:drawing>
      </w:r>
      <w:r>
        <w:rPr>
          <w:rFonts w:ascii="宋体" w:hAnsi="宋体" w:cs="宋体"/>
          <w:color w:val="auto"/>
          <w:kern w:val="0"/>
          <w:highlight w:val="none"/>
        </w:rPr>
        <w:fldChar w:fldCharType="end"/>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package com.test.webservice;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public class Hello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public String sayHello()</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return "Hello";</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public String sayHelloToPerson(String 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if(s == null || s.equals(""))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s = "nobody";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return (new StringBuilder()).append("Hello ").append(s).toString();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public int sum(int a,int 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return a+b;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w:t>
      </w:r>
    </w:p>
    <w:p>
      <w:pPr>
        <w:widowControl/>
        <w:ind w:left="67" w:leftChars="28"/>
        <w:jc w:val="left"/>
        <w:rPr>
          <w:rFonts w:ascii="宋体" w:hAnsi="宋体" w:cs="宋体"/>
          <w:color w:val="auto"/>
          <w:kern w:val="0"/>
          <w:highlight w:val="none"/>
        </w:rPr>
      </w:pPr>
      <w:r>
        <w:rPr>
          <w:color w:val="auto"/>
          <w:highlight w:val="none"/>
        </w:rPr>
        <w:fldChar w:fldCharType="begin"/>
      </w:r>
      <w:r>
        <w:rPr>
          <w:color w:val="auto"/>
          <w:highlight w:val="none"/>
        </w:rPr>
        <w:instrText xml:space="preserve"> HYPERLINK "javascript:void(0);" \o ""复制代码" " </w:instrText>
      </w:r>
      <w:r>
        <w:rPr>
          <w:color w:val="auto"/>
          <w:highlight w:val="none"/>
        </w:rPr>
        <w:fldChar w:fldCharType="separate"/>
      </w:r>
      <w:r>
        <w:rPr>
          <w:rFonts w:ascii="宋体" w:hAnsi="宋体" w:cs="宋体"/>
          <w:color w:val="auto"/>
          <w:kern w:val="0"/>
          <w:highlight w:val="none"/>
        </w:rPr>
        <w:drawing>
          <wp:inline distT="0" distB="0" distL="114300" distR="114300">
            <wp:extent cx="190500" cy="190500"/>
            <wp:effectExtent l="0" t="0" r="0" b="0"/>
            <wp:docPr id="38" name="图片 38" descr="说明: 复制代码">
              <a:hlinkClick xmlns:a="http://schemas.openxmlformats.org/drawingml/2006/main" r:id="rId5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说明: 复制代码"/>
                    <pic:cNvPicPr>
                      <a:picLocks noChangeAspect="1"/>
                    </pic:cNvPicPr>
                  </pic:nvPicPr>
                  <pic:blipFill>
                    <a:blip r:embed="rId57"/>
                    <a:stretch>
                      <a:fillRect/>
                    </a:stretch>
                  </pic:blipFill>
                  <pic:spPr>
                    <a:xfrm>
                      <a:off x="0" y="0"/>
                      <a:ext cx="190500" cy="190500"/>
                    </a:xfrm>
                    <a:prstGeom prst="rect">
                      <a:avLst/>
                    </a:prstGeom>
                    <a:noFill/>
                    <a:ln w="9525">
                      <a:noFill/>
                      <a:miter/>
                    </a:ln>
                  </pic:spPr>
                </pic:pic>
              </a:graphicData>
            </a:graphic>
          </wp:inline>
        </w:drawing>
      </w:r>
      <w:r>
        <w:rPr>
          <w:rFonts w:ascii="宋体" w:hAnsi="宋体" w:cs="宋体"/>
          <w:color w:val="auto"/>
          <w:kern w:val="0"/>
          <w:highlight w:val="none"/>
        </w:rPr>
        <w:fldChar w:fldCharType="end"/>
      </w:r>
    </w:p>
    <w:p>
      <w:pPr>
        <w:widowControl/>
        <w:numPr>
          <w:ilvl w:val="0"/>
          <w:numId w:val="33"/>
        </w:numPr>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添加类perftest，并继承</w:t>
      </w:r>
      <w:r>
        <w:rPr>
          <w:rFonts w:ascii="宋体" w:hAnsi="宋体" w:cs="宋体"/>
          <w:color w:val="auto"/>
          <w:kern w:val="0"/>
          <w:highlight w:val="none"/>
        </w:rPr>
        <w:t>AbstractJavaSamplerClient</w:t>
      </w:r>
      <w:r>
        <w:rPr>
          <w:rFonts w:ascii="宋体" w:hAnsi="宋体" w:cs="宋体"/>
          <w:color w:val="auto"/>
          <w:kern w:val="0"/>
          <w:highlight w:val="none"/>
        </w:rPr>
        <w:t>，并添加代码如下：</w:t>
      </w:r>
    </w:p>
    <w:p>
      <w:pPr>
        <w:widowControl/>
        <w:spacing w:before="100" w:beforeAutospacing="1" w:after="100" w:afterAutospacing="1"/>
        <w:ind w:left="67" w:leftChars="28"/>
        <w:jc w:val="left"/>
        <w:rPr>
          <w:rFonts w:ascii="宋体" w:hAnsi="宋体" w:cs="宋体"/>
          <w:color w:val="auto"/>
          <w:kern w:val="0"/>
          <w:highlight w:val="none"/>
        </w:rPr>
      </w:pPr>
      <w:r>
        <w:rPr>
          <w:rFonts w:ascii="宋体" w:hAnsi="宋体" w:cs="宋体"/>
          <w:color w:val="auto"/>
          <w:kern w:val="0"/>
          <w:highlight w:val="none"/>
        </w:rPr>
        <w:t>注意：System.out等的输出会显示在启动JMeter时的命令窗口内，但过多的输出会影响性能的准确性。</w:t>
      </w:r>
    </w:p>
    <w:p>
      <w:pPr>
        <w:widowControl/>
        <w:ind w:left="67" w:leftChars="28"/>
        <w:jc w:val="left"/>
        <w:rPr>
          <w:rFonts w:ascii="宋体" w:hAnsi="宋体" w:cs="宋体"/>
          <w:color w:val="auto"/>
          <w:kern w:val="0"/>
          <w:highlight w:val="none"/>
        </w:rPr>
      </w:pPr>
      <w:r>
        <w:rPr>
          <w:color w:val="auto"/>
          <w:highlight w:val="none"/>
        </w:rPr>
        <w:fldChar w:fldCharType="begin"/>
      </w:r>
      <w:r>
        <w:rPr>
          <w:color w:val="auto"/>
          <w:highlight w:val="none"/>
        </w:rPr>
        <w:instrText xml:space="preserve"> HYPERLINK "javascript:void(0);" \o ""复制代码" " </w:instrText>
      </w:r>
      <w:r>
        <w:rPr>
          <w:color w:val="auto"/>
          <w:highlight w:val="none"/>
        </w:rPr>
        <w:fldChar w:fldCharType="separate"/>
      </w:r>
      <w:r>
        <w:rPr>
          <w:rFonts w:ascii="宋体" w:hAnsi="宋体" w:cs="宋体"/>
          <w:color w:val="auto"/>
          <w:kern w:val="0"/>
          <w:highlight w:val="none"/>
        </w:rPr>
        <w:drawing>
          <wp:inline distT="0" distB="0" distL="114300" distR="114300">
            <wp:extent cx="190500" cy="190500"/>
            <wp:effectExtent l="0" t="0" r="0" b="0"/>
            <wp:docPr id="39" name="图片 39" descr="说明: 复制代码">
              <a:hlinkClick xmlns:a="http://schemas.openxmlformats.org/drawingml/2006/main" r:id="rId5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说明: 复制代码"/>
                    <pic:cNvPicPr>
                      <a:picLocks noChangeAspect="1"/>
                    </pic:cNvPicPr>
                  </pic:nvPicPr>
                  <pic:blipFill>
                    <a:blip r:embed="rId57"/>
                    <a:stretch>
                      <a:fillRect/>
                    </a:stretch>
                  </pic:blipFill>
                  <pic:spPr>
                    <a:xfrm>
                      <a:off x="0" y="0"/>
                      <a:ext cx="190500" cy="190500"/>
                    </a:xfrm>
                    <a:prstGeom prst="rect">
                      <a:avLst/>
                    </a:prstGeom>
                    <a:noFill/>
                    <a:ln w="9525">
                      <a:noFill/>
                      <a:miter/>
                    </a:ln>
                  </pic:spPr>
                </pic:pic>
              </a:graphicData>
            </a:graphic>
          </wp:inline>
        </w:drawing>
      </w:r>
      <w:r>
        <w:rPr>
          <w:rFonts w:ascii="宋体" w:hAnsi="宋体" w:cs="宋体"/>
          <w:color w:val="auto"/>
          <w:kern w:val="0"/>
          <w:highlight w:val="none"/>
        </w:rPr>
        <w:fldChar w:fldCharType="end"/>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package com.test.webservice;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import org.apache.jmeter.config.Arguments;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import org.apache.jmeter.protocol.java.sampler.AbstractJavaSamplerClient;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import org.apache.jmeter.protocol.java.sampler.JavaSamplerContext;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import org.apache.jmeter.samplers.SampleResult;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import com.test.webservice.Hello;</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public class perftest extends AbstractJavaSamplerClient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private String 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private String 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 Holds the result data (shown as Response Data in the Tree display).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private String resultData;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w:t>
      </w:r>
      <w:r>
        <w:rPr>
          <w:rFonts w:ascii="宋体" w:hAnsi="宋体" w:cs="宋体"/>
          <w:color w:val="auto"/>
          <w:kern w:val="0"/>
          <w:highlight w:val="none"/>
        </w:rPr>
        <w:t>/ 这个方法是用来自定义java方法入参的。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 params.addArgument("num1","");表示入参名字叫num1，默认值为空。显示到Jmeter的参数列表中，第一个参数为参数默认的显示名称，第二个参数为默认值</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//设置可用参数</w:t>
      </w:r>
      <w:r>
        <w:rPr>
          <w:rFonts w:hint="eastAsia" w:ascii="宋体" w:hAnsi="宋体" w:cs="宋体"/>
          <w:color w:val="auto"/>
          <w:kern w:val="0"/>
          <w:highlight w:val="none"/>
        </w:rPr>
        <w:t>列表</w:t>
      </w:r>
      <w:r>
        <w:rPr>
          <w:rFonts w:ascii="宋体" w:hAnsi="宋体" w:cs="宋体"/>
          <w:color w:val="auto"/>
          <w:kern w:val="0"/>
          <w:highlight w:val="none"/>
        </w:rPr>
        <w:t>及的默认值；</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public Arguments getDefaultParameters()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Arguments params = new Arguments();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params.addArgument("num1",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params.addArgument("num2",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return params;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//每个线程测试前执行一次，做一些初始化工作；</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public void setupTest(JavaSamplerContext arg0)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//开始测试，从arg0参数可以获得参数值；</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public SampleResult runTest(JavaSamplerContext arg0)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a = arg0.getParameter("num1");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b = arg0.getParameter("num2");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SampleResult sr = new SampleResult();</w:t>
      </w:r>
      <w:r>
        <w:rPr>
          <w:rFonts w:hint="eastAsia" w:ascii="宋体" w:hAnsi="宋体" w:cs="宋体"/>
          <w:color w:val="auto"/>
          <w:kern w:val="0"/>
          <w:highlight w:val="none"/>
        </w:rPr>
        <w:t>/</w:t>
      </w:r>
      <w:r>
        <w:rPr>
          <w:rFonts w:hint="eastAsia" w:ascii="宋体" w:hAnsi="宋体" w:cs="宋体"/>
          <w:color w:val="auto"/>
          <w:kern w:val="0"/>
          <w:highlight w:val="none"/>
        </w:rPr>
        <w:t>/请求开始，可以放到setupTest中</w:t>
      </w:r>
      <w:r>
        <w:rPr>
          <w:rFonts w:ascii="宋体" w:hAnsi="宋体" w:cs="宋体"/>
          <w:color w:val="auto"/>
          <w:kern w:val="0"/>
          <w:highlight w:val="none"/>
        </w:rPr>
        <w:br w:type="textWrapping"/>
      </w:r>
      <w:r>
        <w:rPr>
          <w:rFonts w:ascii="宋体" w:hAnsi="宋体" w:cs="宋体"/>
          <w:color w:val="auto"/>
          <w:kern w:val="0"/>
          <w:highlight w:val="none"/>
        </w:rPr>
        <w:t>　　　　 sr.setSampleLabel( "Java请求哦");</w:t>
      </w:r>
      <w:bookmarkStart w:id="65" w:name="OLE_LINK14"/>
      <w:bookmarkStart w:id="66" w:name="OLE_LINK15"/>
      <w:r>
        <w:rPr>
          <w:rFonts w:hint="eastAsia" w:ascii="宋体" w:hAnsi="宋体" w:cs="宋体"/>
          <w:color w:val="auto"/>
          <w:kern w:val="0"/>
          <w:highlight w:val="none"/>
        </w:rPr>
        <w:t>//在聚合报告</w:t>
      </w:r>
      <w:bookmarkEnd w:id="65"/>
      <w:bookmarkEnd w:id="66"/>
      <w:r>
        <w:rPr>
          <w:rFonts w:hint="eastAsia" w:ascii="宋体" w:hAnsi="宋体" w:cs="宋体"/>
          <w:color w:val="auto"/>
          <w:kern w:val="0"/>
          <w:highlight w:val="none"/>
        </w:rPr>
        <w:t>中显示的请求名称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try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sr.sampleStart();// jmeter 开始统计响应时间标记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Hello test = new Hello();</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 通过下面的操作就可以将被测方法的响应输出到Jmeter的察看结果树中的响应数据里面了。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resultData = String.valueOf(test.sum(Integer.parseInt(a), Integer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.parseInt(b)));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if (resultData != null &amp;&amp; resultData.length() &gt; 0)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sr.setResponseData("结果是："+resultData, 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sr.setDataType(SampleResult.TEXT);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 System.out.println(resultData);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 xml:space="preserve">sr.setSuccessful(true); </w:t>
      </w:r>
      <w:bookmarkStart w:id="67" w:name="OLE_LINK18"/>
      <w:r>
        <w:rPr>
          <w:rFonts w:hint="eastAsia" w:ascii="宋体" w:hAnsi="宋体" w:cs="宋体"/>
          <w:color w:val="auto"/>
          <w:kern w:val="0"/>
          <w:highlight w:val="none"/>
        </w:rPr>
        <w:t>//j</w:t>
      </w:r>
      <w:r>
        <w:rPr>
          <w:rFonts w:ascii="宋体" w:hAnsi="宋体" w:cs="宋体"/>
          <w:color w:val="auto"/>
          <w:kern w:val="0"/>
          <w:highlight w:val="none"/>
        </w:rPr>
        <w:t>meter</w:t>
      </w:r>
      <w:r>
        <w:rPr>
          <w:rFonts w:hint="eastAsia" w:ascii="宋体" w:hAnsi="宋体" w:cs="宋体"/>
          <w:color w:val="auto"/>
          <w:kern w:val="0"/>
          <w:highlight w:val="none"/>
        </w:rPr>
        <w:t>统计为成功</w:t>
      </w:r>
      <w:bookmarkEnd w:id="67"/>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 catch (Throwable 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sr.setSuccessful(false);</w:t>
      </w:r>
      <w:r>
        <w:rPr>
          <w:rFonts w:hint="eastAsia" w:ascii="宋体" w:hAnsi="宋体" w:cs="宋体"/>
          <w:color w:val="auto"/>
          <w:kern w:val="0"/>
          <w:highlight w:val="none"/>
        </w:rPr>
        <w:t xml:space="preserve"> //j</w:t>
      </w:r>
      <w:r>
        <w:rPr>
          <w:rFonts w:ascii="宋体" w:hAnsi="宋体" w:cs="宋体"/>
          <w:color w:val="auto"/>
          <w:kern w:val="0"/>
          <w:highlight w:val="none"/>
        </w:rPr>
        <w:t>meter</w:t>
      </w:r>
      <w:r>
        <w:rPr>
          <w:rFonts w:hint="eastAsia" w:ascii="宋体" w:hAnsi="宋体" w:cs="宋体"/>
          <w:color w:val="auto"/>
          <w:kern w:val="0"/>
          <w:highlight w:val="none"/>
        </w:rPr>
        <w:t>统计为失败</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e.printStackTrace();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 finally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sr.sampleEnd();// j</w:t>
      </w:r>
      <w:bookmarkStart w:id="68" w:name="OLE_LINK16"/>
      <w:bookmarkStart w:id="69" w:name="OLE_LINK17"/>
      <w:r>
        <w:rPr>
          <w:rFonts w:ascii="宋体" w:hAnsi="宋体" w:cs="宋体"/>
          <w:color w:val="auto"/>
          <w:kern w:val="0"/>
          <w:highlight w:val="none"/>
        </w:rPr>
        <w:t>meter</w:t>
      </w:r>
      <w:bookmarkEnd w:id="68"/>
      <w:bookmarkEnd w:id="69"/>
      <w:r>
        <w:rPr>
          <w:rFonts w:ascii="宋体" w:hAnsi="宋体" w:cs="宋体"/>
          <w:color w:val="auto"/>
          <w:kern w:val="0"/>
          <w:highlight w:val="none"/>
        </w:rPr>
        <w:t xml:space="preserve"> 结束统计响应时间标记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return sr;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//测试结束时调用；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public void teardownTest(JavaSamplerContext arg0)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 System.out.println(end);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 System.out.println("The cost is"+(end-start)/1000);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 main只是为了调试用，最后打jar包的时候注释掉。</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public static void main(String[] args)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 // TODO Auto-generated method stub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Arguments params = new Arguments();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params.addArgument("num1", "1");//设置参数，并赋予默认值1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params.addArgument("num2", "2");//设置参数，并赋予默认值2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JavaSamplerContext arg0 = new JavaSamplerContext(params);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perftestbbb test = new perftestbbb();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test.setupTest(arg0);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test.runTest(arg0);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test.teardownTest(arg0);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leftChars="28"/>
        <w:jc w:val="left"/>
        <w:rPr>
          <w:rFonts w:ascii="宋体" w:hAnsi="宋体" w:cs="宋体"/>
          <w:color w:val="auto"/>
          <w:kern w:val="0"/>
          <w:highlight w:val="none"/>
        </w:rPr>
      </w:pPr>
      <w:r>
        <w:rPr>
          <w:rFonts w:ascii="宋体" w:hAnsi="宋体" w:cs="宋体"/>
          <w:color w:val="auto"/>
          <w:kern w:val="0"/>
          <w:highlight w:val="none"/>
        </w:rPr>
        <w:t>}</w:t>
      </w:r>
    </w:p>
    <w:p>
      <w:pPr>
        <w:widowControl/>
        <w:ind w:left="67" w:leftChars="28"/>
        <w:jc w:val="left"/>
        <w:rPr>
          <w:rFonts w:ascii="宋体" w:hAnsi="宋体" w:cs="宋体"/>
          <w:color w:val="auto"/>
          <w:kern w:val="0"/>
          <w:highlight w:val="none"/>
        </w:rPr>
      </w:pPr>
      <w:r>
        <w:rPr>
          <w:color w:val="auto"/>
          <w:highlight w:val="none"/>
        </w:rPr>
        <w:fldChar w:fldCharType="begin"/>
      </w:r>
      <w:r>
        <w:rPr>
          <w:color w:val="auto"/>
          <w:highlight w:val="none"/>
        </w:rPr>
        <w:instrText xml:space="preserve"> HYPERLINK "javascript:void(0);" \o ""复制代码" " </w:instrText>
      </w:r>
      <w:r>
        <w:rPr>
          <w:color w:val="auto"/>
          <w:highlight w:val="none"/>
        </w:rPr>
        <w:fldChar w:fldCharType="separate"/>
      </w:r>
      <w:r>
        <w:rPr>
          <w:rFonts w:ascii="宋体" w:hAnsi="宋体" w:cs="宋体"/>
          <w:color w:val="auto"/>
          <w:kern w:val="0"/>
          <w:highlight w:val="none"/>
        </w:rPr>
        <w:drawing>
          <wp:inline distT="0" distB="0" distL="114300" distR="114300">
            <wp:extent cx="190500" cy="190500"/>
            <wp:effectExtent l="0" t="0" r="0" b="0"/>
            <wp:docPr id="40" name="图片 40" descr="说明: 复制代码">
              <a:hlinkClick xmlns:a="http://schemas.openxmlformats.org/drawingml/2006/main" r:id="rId5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说明: 复制代码"/>
                    <pic:cNvPicPr>
                      <a:picLocks noChangeAspect="1"/>
                    </pic:cNvPicPr>
                  </pic:nvPicPr>
                  <pic:blipFill>
                    <a:blip r:embed="rId57"/>
                    <a:stretch>
                      <a:fillRect/>
                    </a:stretch>
                  </pic:blipFill>
                  <pic:spPr>
                    <a:xfrm>
                      <a:off x="0" y="0"/>
                      <a:ext cx="190500" cy="190500"/>
                    </a:xfrm>
                    <a:prstGeom prst="rect">
                      <a:avLst/>
                    </a:prstGeom>
                    <a:noFill/>
                    <a:ln w="9525">
                      <a:noFill/>
                      <a:miter/>
                    </a:ln>
                  </pic:spPr>
                </pic:pic>
              </a:graphicData>
            </a:graphic>
          </wp:inline>
        </w:drawing>
      </w:r>
      <w:r>
        <w:rPr>
          <w:rFonts w:ascii="宋体" w:hAnsi="宋体" w:cs="宋体"/>
          <w:color w:val="auto"/>
          <w:kern w:val="0"/>
          <w:highlight w:val="none"/>
        </w:rPr>
        <w:fldChar w:fldCharType="end"/>
      </w:r>
    </w:p>
    <w:p>
      <w:pPr>
        <w:widowControl/>
        <w:spacing w:before="100" w:beforeAutospacing="1" w:after="100" w:afterAutospacing="1"/>
        <w:ind w:left="67" w:leftChars="28"/>
        <w:jc w:val="left"/>
        <w:rPr>
          <w:rFonts w:ascii="宋体" w:hAnsi="宋体" w:cs="宋体"/>
          <w:color w:val="auto"/>
          <w:kern w:val="0"/>
          <w:highlight w:val="none"/>
        </w:rPr>
      </w:pPr>
    </w:p>
    <w:p>
      <w:pPr>
        <w:widowControl/>
        <w:numPr>
          <w:ilvl w:val="0"/>
          <w:numId w:val="33"/>
        </w:numPr>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Export为Runnable Jar File：hello.jar</w:t>
      </w:r>
    </w:p>
    <w:p>
      <w:pPr>
        <w:widowControl/>
        <w:numPr>
          <w:ilvl w:val="0"/>
          <w:numId w:val="33"/>
        </w:numPr>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将此hello.jar包放入JMETER_HOME</w:t>
      </w:r>
      <w:r>
        <w:rPr>
          <w:rFonts w:ascii="宋体" w:hAnsi="宋体" w:cs="宋体"/>
          <w:color w:val="auto"/>
          <w:kern w:val="0"/>
          <w:highlight w:val="none"/>
        </w:rPr>
        <w:t>\lib\ext</w:t>
      </w:r>
      <w:r>
        <w:rPr>
          <w:rFonts w:ascii="宋体" w:hAnsi="宋体" w:cs="宋体"/>
          <w:color w:val="auto"/>
          <w:kern w:val="0"/>
          <w:highlight w:val="none"/>
        </w:rPr>
        <w:t>目录；</w:t>
      </w:r>
    </w:p>
    <w:p>
      <w:pPr>
        <w:widowControl/>
        <w:numPr>
          <w:ilvl w:val="0"/>
          <w:numId w:val="33"/>
        </w:numPr>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打开JMeter,添加线程组，添加Java请求，查看结果树。</w:t>
      </w:r>
    </w:p>
    <w:p>
      <w:pPr>
        <w:widowControl/>
        <w:spacing w:before="100" w:beforeAutospacing="1" w:after="100" w:afterAutospacing="1"/>
        <w:ind w:left="67" w:leftChars="28"/>
        <w:jc w:val="left"/>
        <w:rPr>
          <w:rFonts w:ascii="宋体" w:hAnsi="宋体" w:cs="宋体"/>
          <w:color w:val="auto"/>
          <w:kern w:val="0"/>
          <w:highlight w:val="none"/>
        </w:rPr>
      </w:pPr>
      <w:r>
        <w:rPr>
          <w:rFonts w:ascii="宋体" w:hAnsi="宋体" w:cs="宋体"/>
          <w:color w:val="auto"/>
          <w:kern w:val="0"/>
          <w:highlight w:val="none"/>
        </w:rPr>
        <w:drawing>
          <wp:inline distT="0" distB="0" distL="114300" distR="114300">
            <wp:extent cx="6115050" cy="3819525"/>
            <wp:effectExtent l="0" t="0" r="0" b="9525"/>
            <wp:docPr id="41" name="图片 41" descr="说明: http://images.cnitblog.com/blog/442008/201410/111755411711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说明: http://images.cnitblog.com/blog/442008/201410/111755411711249.jpg"/>
                    <pic:cNvPicPr>
                      <a:picLocks noChangeAspect="1"/>
                    </pic:cNvPicPr>
                  </pic:nvPicPr>
                  <pic:blipFill>
                    <a:blip r:embed="rId58"/>
                    <a:stretch>
                      <a:fillRect/>
                    </a:stretch>
                  </pic:blipFill>
                  <pic:spPr>
                    <a:xfrm>
                      <a:off x="0" y="0"/>
                      <a:ext cx="6115050" cy="3819525"/>
                    </a:xfrm>
                    <a:prstGeom prst="rect">
                      <a:avLst/>
                    </a:prstGeom>
                    <a:noFill/>
                    <a:ln w="9525">
                      <a:noFill/>
                      <a:miter/>
                    </a:ln>
                  </pic:spPr>
                </pic:pic>
              </a:graphicData>
            </a:graphic>
          </wp:inline>
        </w:drawing>
      </w:r>
    </w:p>
    <w:p>
      <w:pPr>
        <w:widowControl/>
        <w:spacing w:before="100" w:beforeAutospacing="1" w:after="100" w:afterAutospacing="1"/>
        <w:ind w:left="67" w:leftChars="28"/>
        <w:jc w:val="left"/>
        <w:rPr>
          <w:rFonts w:ascii="宋体" w:hAnsi="宋体" w:cs="宋体"/>
          <w:color w:val="auto"/>
          <w:kern w:val="0"/>
          <w:highlight w:val="none"/>
        </w:rPr>
      </w:pPr>
      <w:r>
        <w:rPr>
          <w:rFonts w:ascii="宋体" w:hAnsi="宋体" w:cs="宋体"/>
          <w:color w:val="auto"/>
          <w:kern w:val="0"/>
          <w:highlight w:val="none"/>
        </w:rPr>
        <w:drawing>
          <wp:inline distT="0" distB="0" distL="114300" distR="114300">
            <wp:extent cx="6115050" cy="4552950"/>
            <wp:effectExtent l="0" t="0" r="0" b="0"/>
            <wp:docPr id="42" name="图片 42" descr="说明: http://images.cnitblog.com/blog/442008/201410/131009477013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说明: http://images.cnitblog.com/blog/442008/201410/131009477013017.jpg"/>
                    <pic:cNvPicPr>
                      <a:picLocks noChangeAspect="1"/>
                    </pic:cNvPicPr>
                  </pic:nvPicPr>
                  <pic:blipFill>
                    <a:blip r:embed="rId59"/>
                    <a:stretch>
                      <a:fillRect/>
                    </a:stretch>
                  </pic:blipFill>
                  <pic:spPr>
                    <a:xfrm>
                      <a:off x="0" y="0"/>
                      <a:ext cx="6115050" cy="4552950"/>
                    </a:xfrm>
                    <a:prstGeom prst="rect">
                      <a:avLst/>
                    </a:prstGeom>
                    <a:noFill/>
                    <a:ln w="9525">
                      <a:noFill/>
                      <a:miter/>
                    </a:ln>
                  </pic:spPr>
                </pic:pic>
              </a:graphicData>
            </a:graphic>
          </wp:inline>
        </w:drawing>
      </w:r>
    </w:p>
    <w:p>
      <w:pPr>
        <w:widowControl/>
        <w:spacing w:before="100" w:beforeAutospacing="1" w:after="100" w:afterAutospacing="1"/>
        <w:ind w:left="-1133" w:leftChars="-472"/>
        <w:jc w:val="left"/>
        <w:rPr>
          <w:rFonts w:ascii="宋体" w:hAnsi="宋体" w:cs="宋体"/>
          <w:color w:val="auto"/>
          <w:kern w:val="0"/>
          <w:highlight w:val="none"/>
        </w:rPr>
      </w:pPr>
    </w:p>
    <w:p>
      <w:pPr>
        <w:pStyle w:val="4"/>
        <w:rPr>
          <w:color w:val="auto"/>
          <w:highlight w:val="none"/>
        </w:rPr>
      </w:pPr>
      <w:bookmarkStart w:id="70" w:name="_Toc30767"/>
      <w:r>
        <w:rPr>
          <w:color w:val="auto"/>
          <w:highlight w:val="none"/>
        </w:rPr>
        <w:t>实例：implements JavaSamplerClient</w:t>
      </w:r>
      <w:bookmarkEnd w:id="70"/>
    </w:p>
    <w:p>
      <w:pPr>
        <w:widowControl/>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服务为：将输入的两个参数通过IO存入文件；</w:t>
      </w:r>
    </w:p>
    <w:p>
      <w:pPr>
        <w:widowControl/>
        <w:spacing w:before="100" w:beforeAutospacing="1" w:after="100" w:afterAutospacing="1"/>
        <w:jc w:val="left"/>
        <w:rPr>
          <w:rFonts w:ascii="宋体" w:hAnsi="宋体" w:cs="宋体"/>
          <w:color w:val="auto"/>
          <w:kern w:val="0"/>
          <w:highlight w:val="none"/>
        </w:rPr>
      </w:pPr>
    </w:p>
    <w:p>
      <w:pPr>
        <w:pStyle w:val="5"/>
        <w:rPr>
          <w:color w:val="auto"/>
          <w:highlight w:val="none"/>
        </w:rPr>
      </w:pPr>
      <w:r>
        <w:rPr>
          <w:color w:val="auto"/>
          <w:highlight w:val="none"/>
        </w:rPr>
        <w:t>打开MyEclipse，编写Java代码</w:t>
      </w:r>
    </w:p>
    <w:p>
      <w:pPr>
        <w:pStyle w:val="6"/>
        <w:rPr>
          <w:color w:val="auto"/>
          <w:highlight w:val="none"/>
        </w:rPr>
      </w:pPr>
      <w:r>
        <w:rPr>
          <w:color w:val="auto"/>
          <w:highlight w:val="none"/>
        </w:rPr>
        <w:t>服务：</w:t>
      </w:r>
    </w:p>
    <w:p>
      <w:pPr>
        <w:widowControl/>
        <w:jc w:val="left"/>
        <w:rPr>
          <w:rFonts w:ascii="宋体" w:hAnsi="宋体" w:cs="宋体"/>
          <w:color w:val="auto"/>
          <w:kern w:val="0"/>
          <w:highlight w:val="none"/>
        </w:rPr>
      </w:pPr>
      <w:r>
        <w:rPr>
          <w:color w:val="auto"/>
          <w:highlight w:val="none"/>
        </w:rPr>
        <w:fldChar w:fldCharType="begin"/>
      </w:r>
      <w:r>
        <w:rPr>
          <w:color w:val="auto"/>
          <w:highlight w:val="none"/>
        </w:rPr>
        <w:instrText xml:space="preserve"> HYPERLINK "javascript:void(0);" \o ""复制代码" " </w:instrText>
      </w:r>
      <w:r>
        <w:rPr>
          <w:color w:val="auto"/>
          <w:highlight w:val="none"/>
        </w:rPr>
        <w:fldChar w:fldCharType="separate"/>
      </w:r>
      <w:r>
        <w:rPr>
          <w:rFonts w:ascii="宋体" w:hAnsi="宋体" w:cs="宋体"/>
          <w:color w:val="auto"/>
          <w:kern w:val="0"/>
          <w:highlight w:val="none"/>
        </w:rPr>
        <w:drawing>
          <wp:inline distT="0" distB="0" distL="114300" distR="114300">
            <wp:extent cx="190500" cy="190500"/>
            <wp:effectExtent l="0" t="0" r="0" b="0"/>
            <wp:docPr id="43" name="图片 43" descr="说明: 复制代码">
              <a:hlinkClick xmlns:a="http://schemas.openxmlformats.org/drawingml/2006/main" r:id="rId5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说明: 复制代码"/>
                    <pic:cNvPicPr>
                      <a:picLocks noChangeAspect="1"/>
                    </pic:cNvPicPr>
                  </pic:nvPicPr>
                  <pic:blipFill>
                    <a:blip r:embed="rId57"/>
                    <a:stretch>
                      <a:fillRect/>
                    </a:stretch>
                  </pic:blipFill>
                  <pic:spPr>
                    <a:xfrm>
                      <a:off x="0" y="0"/>
                      <a:ext cx="190500" cy="190500"/>
                    </a:xfrm>
                    <a:prstGeom prst="rect">
                      <a:avLst/>
                    </a:prstGeom>
                    <a:noFill/>
                    <a:ln w="9525">
                      <a:noFill/>
                      <a:miter/>
                    </a:ln>
                  </pic:spPr>
                </pic:pic>
              </a:graphicData>
            </a:graphic>
          </wp:inline>
        </w:drawing>
      </w:r>
      <w:r>
        <w:rPr>
          <w:rFonts w:ascii="宋体" w:hAnsi="宋体" w:cs="宋体"/>
          <w:color w:val="auto"/>
          <w:kern w:val="0"/>
          <w:highlight w:val="none"/>
        </w:rPr>
        <w:fldChar w:fldCharType="end"/>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package 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import java.io.File;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import java.io.PrintWriter;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public class OutputService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public static void output(String filename, int a, int b) throws Exception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PrintWriter out = new PrintWriter(new File(filename));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out.write(a + ":" + 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out.close();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w:t>
      </w:r>
    </w:p>
    <w:p>
      <w:pPr>
        <w:widowControl/>
        <w:jc w:val="left"/>
        <w:rPr>
          <w:rFonts w:ascii="宋体" w:hAnsi="宋体" w:cs="宋体"/>
          <w:color w:val="auto"/>
          <w:kern w:val="0"/>
          <w:highlight w:val="none"/>
        </w:rPr>
      </w:pPr>
      <w:r>
        <w:rPr>
          <w:color w:val="auto"/>
          <w:highlight w:val="none"/>
        </w:rPr>
        <w:fldChar w:fldCharType="begin"/>
      </w:r>
      <w:r>
        <w:rPr>
          <w:color w:val="auto"/>
          <w:highlight w:val="none"/>
        </w:rPr>
        <w:instrText xml:space="preserve"> HYPERLINK "javascript:void(0);" \o ""复制代码" " </w:instrText>
      </w:r>
      <w:r>
        <w:rPr>
          <w:color w:val="auto"/>
          <w:highlight w:val="none"/>
        </w:rPr>
        <w:fldChar w:fldCharType="separate"/>
      </w:r>
      <w:r>
        <w:rPr>
          <w:rFonts w:ascii="宋体" w:hAnsi="宋体" w:cs="宋体"/>
          <w:color w:val="auto"/>
          <w:kern w:val="0"/>
          <w:highlight w:val="none"/>
        </w:rPr>
        <w:drawing>
          <wp:inline distT="0" distB="0" distL="114300" distR="114300">
            <wp:extent cx="190500" cy="190500"/>
            <wp:effectExtent l="0" t="0" r="0" b="0"/>
            <wp:docPr id="44" name="图片 44" descr="说明: 复制代码">
              <a:hlinkClick xmlns:a="http://schemas.openxmlformats.org/drawingml/2006/main" r:id="rId5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说明: 复制代码"/>
                    <pic:cNvPicPr>
                      <a:picLocks noChangeAspect="1"/>
                    </pic:cNvPicPr>
                  </pic:nvPicPr>
                  <pic:blipFill>
                    <a:blip r:embed="rId57"/>
                    <a:stretch>
                      <a:fillRect/>
                    </a:stretch>
                  </pic:blipFill>
                  <pic:spPr>
                    <a:xfrm>
                      <a:off x="0" y="0"/>
                      <a:ext cx="190500" cy="190500"/>
                    </a:xfrm>
                    <a:prstGeom prst="rect">
                      <a:avLst/>
                    </a:prstGeom>
                    <a:noFill/>
                    <a:ln w="9525">
                      <a:noFill/>
                      <a:miter/>
                    </a:ln>
                  </pic:spPr>
                </pic:pic>
              </a:graphicData>
            </a:graphic>
          </wp:inline>
        </w:drawing>
      </w:r>
      <w:r>
        <w:rPr>
          <w:rFonts w:ascii="宋体" w:hAnsi="宋体" w:cs="宋体"/>
          <w:color w:val="auto"/>
          <w:kern w:val="0"/>
          <w:highlight w:val="none"/>
        </w:rPr>
        <w:fldChar w:fldCharType="end"/>
      </w:r>
    </w:p>
    <w:p>
      <w:pPr>
        <w:pStyle w:val="6"/>
        <w:rPr>
          <w:color w:val="auto"/>
          <w:highlight w:val="none"/>
        </w:rPr>
      </w:pPr>
      <w:r>
        <w:rPr>
          <w:color w:val="auto"/>
          <w:highlight w:val="none"/>
        </w:rPr>
        <w:t>测试类：</w:t>
      </w:r>
    </w:p>
    <w:p>
      <w:pPr>
        <w:widowControl/>
        <w:jc w:val="left"/>
        <w:rPr>
          <w:rFonts w:ascii="宋体" w:hAnsi="宋体" w:cs="宋体"/>
          <w:color w:val="auto"/>
          <w:kern w:val="0"/>
          <w:highlight w:val="none"/>
        </w:rPr>
      </w:pPr>
      <w:r>
        <w:rPr>
          <w:color w:val="auto"/>
          <w:highlight w:val="none"/>
        </w:rPr>
        <w:fldChar w:fldCharType="begin"/>
      </w:r>
      <w:r>
        <w:rPr>
          <w:color w:val="auto"/>
          <w:highlight w:val="none"/>
        </w:rPr>
        <w:instrText xml:space="preserve"> HYPERLINK "javascript:void(0);" \o ""复制代码" " </w:instrText>
      </w:r>
      <w:r>
        <w:rPr>
          <w:color w:val="auto"/>
          <w:highlight w:val="none"/>
        </w:rPr>
        <w:fldChar w:fldCharType="separate"/>
      </w:r>
      <w:r>
        <w:rPr>
          <w:rFonts w:ascii="宋体" w:hAnsi="宋体" w:cs="宋体"/>
          <w:color w:val="auto"/>
          <w:kern w:val="0"/>
          <w:highlight w:val="none"/>
        </w:rPr>
        <w:drawing>
          <wp:inline distT="0" distB="0" distL="114300" distR="114300">
            <wp:extent cx="190500" cy="190500"/>
            <wp:effectExtent l="0" t="0" r="0" b="0"/>
            <wp:docPr id="45" name="图片 45" descr="说明: 复制代码">
              <a:hlinkClick xmlns:a="http://schemas.openxmlformats.org/drawingml/2006/main" r:id="rId5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说明: 复制代码"/>
                    <pic:cNvPicPr>
                      <a:picLocks noChangeAspect="1"/>
                    </pic:cNvPicPr>
                  </pic:nvPicPr>
                  <pic:blipFill>
                    <a:blip r:embed="rId57"/>
                    <a:stretch>
                      <a:fillRect/>
                    </a:stretch>
                  </pic:blipFill>
                  <pic:spPr>
                    <a:xfrm>
                      <a:off x="0" y="0"/>
                      <a:ext cx="190500" cy="190500"/>
                    </a:xfrm>
                    <a:prstGeom prst="rect">
                      <a:avLst/>
                    </a:prstGeom>
                    <a:noFill/>
                    <a:ln w="9525">
                      <a:noFill/>
                      <a:miter/>
                    </a:ln>
                  </pic:spPr>
                </pic:pic>
              </a:graphicData>
            </a:graphic>
          </wp:inline>
        </w:drawing>
      </w:r>
      <w:r>
        <w:rPr>
          <w:rFonts w:ascii="宋体" w:hAnsi="宋体" w:cs="宋体"/>
          <w:color w:val="auto"/>
          <w:kern w:val="0"/>
          <w:highlight w:val="none"/>
        </w:rPr>
        <w:fldChar w:fldCharType="end"/>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package 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import org.apache.jmeter.config.Arguments;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import org.apache.jmeter.protocol.java.sampler.JavaSamplerClient;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import org.apache.jmeter.protocol.java.sampler.JavaSamplerContext;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import org.apache.jmeter.samplers.SampleResult;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//服务为：将输入的两个参数通过IO存入文件；</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public class PerformenceTest implements JavaSamplerClient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private SampleResult results;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private String 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private String 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private String filename;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 设置传入的参数，可以设置多个，已设置的参数会显示到Jmeter的参数列表中</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public Arguments getDefaultParameters()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Arguments params = new Arguments();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params.addArgument("filename", "0");</w:t>
      </w:r>
      <w:r>
        <w:rPr>
          <w:rFonts w:ascii="宋体" w:hAnsi="宋体" w:cs="宋体"/>
          <w:color w:val="auto"/>
          <w:kern w:val="0"/>
          <w:highlight w:val="none"/>
        </w:rPr>
        <w:t>// 设置参数，并赋予默认值0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params.addArgument("a", "0");// 设置参数，并赋予默认值0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params.addArgument("b", "0");// 设置参数，并赋予默认值0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return params;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 初始化方法，实际运行时每个线程仅执行一次，在测试方法运行前执行</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public void setupTest(JavaSamplerContext arg0)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results = new SampleResult();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 测试执行的循环体，根据线程数和循环次数的不同可执行多次</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public SampleResult runTest(JavaSamplerContext arg0)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b = arg0.getParameter("b"); // 获取在Jmeter中设置的参数值</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a = arg0.getParameter("a"); // 获取在Jmeter中设置的参数值</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filename = arg0.getParameter("filename"); // 获取在Jmeter中设置的参数值</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results.sampleStart();// jmeter 开始统计响应时间标记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try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OutputService test = new OutputService();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test.output(filename, Integer.parseInt(a), Integer.parseInt(b));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results.setSuccessful(true);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 被测对象调用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 catch (Throwable 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results.setSuccessful(false);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e.printStackTrace();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 finally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results.sampleEnd();// jmeter 结束统计响应时间标记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return results;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 结束方法，实际运行时每个线程仅执行一次，在测试方法运行结束后执行</w:t>
      </w:r>
      <w:r>
        <w:rPr>
          <w:rFonts w:hint="eastAsia" w:ascii="宋体" w:hAnsi="宋体" w:cs="宋体"/>
          <w:color w:val="auto"/>
          <w:kern w:val="0"/>
          <w:highlight w:val="none"/>
        </w:rPr>
        <w:t>(空)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public void teardownTest(JavaSamplerContext arg0)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public static void main(String[] args)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 TODO Auto-generated method stub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Arguments params = new Arguments();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params.addArgument("a", "0");// 设置参数，并赋予默认值0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params.addArgument("b", "0");// 设置参数，并赋予默认值0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params.addArgument("filename","abc.txt");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JavaSamplerContext arg0 = new JavaSamplerContext(params);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PerformenceTest test = new PerformenceTest();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test.setupTest(arg0);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test.runTest(arg0);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test.teardownTest(arg0);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uto"/>
          <w:kern w:val="0"/>
          <w:highlight w:val="none"/>
        </w:rPr>
      </w:pPr>
      <w:r>
        <w:rPr>
          <w:rFonts w:ascii="宋体" w:hAnsi="宋体" w:cs="宋体"/>
          <w:color w:val="auto"/>
          <w:kern w:val="0"/>
          <w:highlight w:val="none"/>
        </w:rPr>
        <w:t>}</w:t>
      </w:r>
    </w:p>
    <w:p>
      <w:pPr>
        <w:widowControl/>
        <w:jc w:val="left"/>
        <w:rPr>
          <w:rFonts w:ascii="宋体" w:hAnsi="宋体" w:cs="宋体"/>
          <w:color w:val="auto"/>
          <w:kern w:val="0"/>
          <w:highlight w:val="none"/>
        </w:rPr>
      </w:pPr>
      <w:r>
        <w:rPr>
          <w:color w:val="auto"/>
          <w:highlight w:val="none"/>
        </w:rPr>
        <w:fldChar w:fldCharType="begin"/>
      </w:r>
      <w:r>
        <w:rPr>
          <w:color w:val="auto"/>
          <w:highlight w:val="none"/>
        </w:rPr>
        <w:instrText xml:space="preserve"> HYPERLINK "javascript:void(0);" \o ""复制代码" " </w:instrText>
      </w:r>
      <w:r>
        <w:rPr>
          <w:color w:val="auto"/>
          <w:highlight w:val="none"/>
        </w:rPr>
        <w:fldChar w:fldCharType="separate"/>
      </w:r>
      <w:r>
        <w:rPr>
          <w:rFonts w:ascii="宋体" w:hAnsi="宋体" w:cs="宋体"/>
          <w:color w:val="auto"/>
          <w:kern w:val="0"/>
          <w:highlight w:val="none"/>
        </w:rPr>
        <w:drawing>
          <wp:inline distT="0" distB="0" distL="114300" distR="114300">
            <wp:extent cx="190500" cy="190500"/>
            <wp:effectExtent l="0" t="0" r="0" b="0"/>
            <wp:docPr id="46" name="图片 46" descr="说明: 复制代码">
              <a:hlinkClick xmlns:a="http://schemas.openxmlformats.org/drawingml/2006/main" r:id="rId5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说明: 复制代码"/>
                    <pic:cNvPicPr>
                      <a:picLocks noChangeAspect="1"/>
                    </pic:cNvPicPr>
                  </pic:nvPicPr>
                  <pic:blipFill>
                    <a:blip r:embed="rId57"/>
                    <a:stretch>
                      <a:fillRect/>
                    </a:stretch>
                  </pic:blipFill>
                  <pic:spPr>
                    <a:xfrm>
                      <a:off x="0" y="0"/>
                      <a:ext cx="190500" cy="190500"/>
                    </a:xfrm>
                    <a:prstGeom prst="rect">
                      <a:avLst/>
                    </a:prstGeom>
                    <a:noFill/>
                    <a:ln w="9525">
                      <a:noFill/>
                      <a:miter/>
                    </a:ln>
                  </pic:spPr>
                </pic:pic>
              </a:graphicData>
            </a:graphic>
          </wp:inline>
        </w:drawing>
      </w:r>
      <w:r>
        <w:rPr>
          <w:rFonts w:ascii="宋体" w:hAnsi="宋体" w:cs="宋体"/>
          <w:color w:val="auto"/>
          <w:kern w:val="0"/>
          <w:highlight w:val="none"/>
        </w:rPr>
        <w:fldChar w:fldCharType="end"/>
      </w:r>
    </w:p>
    <w:p>
      <w:pPr>
        <w:pStyle w:val="5"/>
        <w:rPr>
          <w:color w:val="auto"/>
          <w:highlight w:val="none"/>
        </w:rPr>
      </w:pPr>
      <w:r>
        <w:rPr>
          <w:color w:val="auto"/>
          <w:highlight w:val="none"/>
        </w:rPr>
        <w:t>生成jar包，放在JMeter_HOME/lib/ext目录下。</w:t>
      </w:r>
    </w:p>
    <w:p>
      <w:pPr>
        <w:widowControl/>
        <w:spacing w:before="100" w:beforeAutospacing="1" w:after="100" w:afterAutospacing="1"/>
        <w:jc w:val="left"/>
        <w:rPr>
          <w:rFonts w:ascii="宋体" w:hAnsi="宋体" w:cs="宋体"/>
          <w:color w:val="auto"/>
          <w:kern w:val="0"/>
          <w:highlight w:val="none"/>
        </w:rPr>
      </w:pPr>
    </w:p>
    <w:p>
      <w:pPr>
        <w:pStyle w:val="5"/>
        <w:rPr>
          <w:color w:val="auto"/>
          <w:highlight w:val="none"/>
        </w:rPr>
      </w:pPr>
      <w:r>
        <w:rPr>
          <w:color w:val="auto"/>
          <w:highlight w:val="none"/>
        </w:rPr>
        <w:t>设置JMeter</w:t>
      </w:r>
    </w:p>
    <w:p>
      <w:pPr>
        <w:widowControl/>
        <w:jc w:val="left"/>
        <w:rPr>
          <w:rFonts w:ascii="宋体" w:hAnsi="宋体" w:cs="宋体"/>
          <w:color w:val="auto"/>
          <w:kern w:val="0"/>
          <w:highlight w:val="none"/>
        </w:rPr>
      </w:pPr>
      <w:r>
        <w:rPr>
          <w:rFonts w:ascii="宋体" w:hAnsi="宋体" w:cs="宋体"/>
          <w:color w:val="auto"/>
          <w:kern w:val="0"/>
          <w:highlight w:val="none"/>
        </w:rPr>
        <w:t>以管理员身份打开JMeter，并创建Java Request后,结构如下图所示：</w:t>
      </w:r>
    </w:p>
    <w:p>
      <w:pPr>
        <w:widowControl/>
        <w:jc w:val="left"/>
        <w:rPr>
          <w:rFonts w:ascii="宋体" w:hAnsi="宋体" w:cs="宋体"/>
          <w:color w:val="auto"/>
          <w:kern w:val="0"/>
          <w:highlight w:val="none"/>
        </w:rPr>
      </w:pPr>
      <w:r>
        <w:rPr>
          <w:rFonts w:ascii="宋体" w:hAnsi="宋体" w:cs="宋体"/>
          <w:color w:val="auto"/>
          <w:kern w:val="0"/>
          <w:highlight w:val="none"/>
        </w:rPr>
        <w:drawing>
          <wp:inline distT="0" distB="0" distL="114300" distR="114300">
            <wp:extent cx="2800350" cy="1295400"/>
            <wp:effectExtent l="0" t="0" r="0" b="0"/>
            <wp:docPr id="47" name="图片 47" descr="说明: http://images.cnitblog.com/blog/442008/201410/131100228735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说明: http://images.cnitblog.com/blog/442008/201410/131100228735845.jpg"/>
                    <pic:cNvPicPr>
                      <a:picLocks noChangeAspect="1"/>
                    </pic:cNvPicPr>
                  </pic:nvPicPr>
                  <pic:blipFill>
                    <a:blip r:embed="rId60"/>
                    <a:stretch>
                      <a:fillRect/>
                    </a:stretch>
                  </pic:blipFill>
                  <pic:spPr>
                    <a:xfrm>
                      <a:off x="0" y="0"/>
                      <a:ext cx="2800350" cy="1295400"/>
                    </a:xfrm>
                    <a:prstGeom prst="rect">
                      <a:avLst/>
                    </a:prstGeom>
                    <a:noFill/>
                    <a:ln w="9525">
                      <a:noFill/>
                      <a:miter/>
                    </a:ln>
                  </pic:spPr>
                </pic:pic>
              </a:graphicData>
            </a:graphic>
          </wp:inline>
        </w:drawing>
      </w:r>
    </w:p>
    <w:p>
      <w:pPr>
        <w:widowControl/>
        <w:jc w:val="left"/>
        <w:rPr>
          <w:rFonts w:ascii="宋体" w:hAnsi="宋体" w:cs="宋体"/>
          <w:color w:val="auto"/>
          <w:kern w:val="0"/>
          <w:highlight w:val="none"/>
        </w:rPr>
      </w:pPr>
      <w:r>
        <w:rPr>
          <w:rFonts w:ascii="宋体" w:hAnsi="宋体" w:cs="宋体"/>
          <w:color w:val="auto"/>
          <w:kern w:val="0"/>
          <w:highlight w:val="none"/>
        </w:rPr>
        <w:t>在Java请求中发现了自己新建的测试类：</w:t>
      </w:r>
    </w:p>
    <w:p>
      <w:pPr>
        <w:widowControl/>
        <w:jc w:val="left"/>
        <w:rPr>
          <w:rFonts w:ascii="宋体" w:hAnsi="宋体" w:cs="宋体"/>
          <w:color w:val="auto"/>
          <w:kern w:val="0"/>
          <w:highlight w:val="none"/>
        </w:rPr>
      </w:pPr>
      <w:r>
        <w:rPr>
          <w:rFonts w:ascii="宋体" w:hAnsi="宋体" w:cs="宋体"/>
          <w:color w:val="auto"/>
          <w:kern w:val="0"/>
          <w:highlight w:val="none"/>
        </w:rPr>
        <w:drawing>
          <wp:inline distT="0" distB="0" distL="114300" distR="114300">
            <wp:extent cx="6096000" cy="1876425"/>
            <wp:effectExtent l="0" t="0" r="0" b="9525"/>
            <wp:docPr id="48" name="图片 48" descr="说明: http://images.cnitblog.com/blog/442008/201410/131101172012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说明: http://images.cnitblog.com/blog/442008/201410/131101172012943.jpg"/>
                    <pic:cNvPicPr>
                      <a:picLocks noChangeAspect="1"/>
                    </pic:cNvPicPr>
                  </pic:nvPicPr>
                  <pic:blipFill>
                    <a:blip r:embed="rId61"/>
                    <a:stretch>
                      <a:fillRect/>
                    </a:stretch>
                  </pic:blipFill>
                  <pic:spPr>
                    <a:xfrm>
                      <a:off x="0" y="0"/>
                      <a:ext cx="6096000" cy="1876425"/>
                    </a:xfrm>
                    <a:prstGeom prst="rect">
                      <a:avLst/>
                    </a:prstGeom>
                    <a:noFill/>
                    <a:ln w="9525">
                      <a:noFill/>
                      <a:miter/>
                    </a:ln>
                  </pic:spPr>
                </pic:pic>
              </a:graphicData>
            </a:graphic>
          </wp:inline>
        </w:drawing>
      </w:r>
    </w:p>
    <w:p>
      <w:pPr>
        <w:widowControl/>
        <w:jc w:val="left"/>
        <w:rPr>
          <w:rFonts w:ascii="宋体" w:hAnsi="宋体" w:cs="宋体"/>
          <w:color w:val="auto"/>
          <w:kern w:val="0"/>
          <w:highlight w:val="none"/>
        </w:rPr>
      </w:pPr>
    </w:p>
    <w:p>
      <w:pPr>
        <w:widowControl/>
        <w:jc w:val="left"/>
        <w:rPr>
          <w:rFonts w:ascii="宋体" w:hAnsi="宋体" w:cs="宋体"/>
          <w:color w:val="auto"/>
          <w:kern w:val="0"/>
          <w:highlight w:val="none"/>
        </w:rPr>
      </w:pPr>
      <w:r>
        <w:rPr>
          <w:rFonts w:ascii="宋体" w:hAnsi="宋体" w:cs="宋体"/>
          <w:color w:val="auto"/>
          <w:kern w:val="0"/>
          <w:highlight w:val="none"/>
        </w:rPr>
        <w:t>我们在JMeter中发现参数有三个：</w:t>
      </w:r>
    </w:p>
    <w:p>
      <w:pPr>
        <w:widowControl/>
        <w:jc w:val="left"/>
        <w:rPr>
          <w:rFonts w:ascii="宋体" w:hAnsi="宋体" w:cs="宋体"/>
          <w:color w:val="auto"/>
          <w:kern w:val="0"/>
          <w:highlight w:val="none"/>
        </w:rPr>
      </w:pPr>
      <w:r>
        <w:rPr>
          <w:rFonts w:ascii="宋体" w:hAnsi="宋体" w:cs="宋体"/>
          <w:color w:val="auto"/>
          <w:kern w:val="0"/>
          <w:highlight w:val="none"/>
        </w:rPr>
        <w:drawing>
          <wp:inline distT="0" distB="0" distL="114300" distR="114300">
            <wp:extent cx="6229350" cy="2009775"/>
            <wp:effectExtent l="0" t="0" r="0" b="9525"/>
            <wp:docPr id="49" name="图片 49" descr="说明: http://images.cnitblog.com/blog/442008/201410/131102146852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说明: http://images.cnitblog.com/blog/442008/201410/131102146852072.jpg"/>
                    <pic:cNvPicPr>
                      <a:picLocks noChangeAspect="1"/>
                    </pic:cNvPicPr>
                  </pic:nvPicPr>
                  <pic:blipFill>
                    <a:blip r:embed="rId62"/>
                    <a:stretch>
                      <a:fillRect/>
                    </a:stretch>
                  </pic:blipFill>
                  <pic:spPr>
                    <a:xfrm>
                      <a:off x="0" y="0"/>
                      <a:ext cx="6229350" cy="2009775"/>
                    </a:xfrm>
                    <a:prstGeom prst="rect">
                      <a:avLst/>
                    </a:prstGeom>
                    <a:noFill/>
                    <a:ln w="9525">
                      <a:noFill/>
                      <a:miter/>
                    </a:ln>
                  </pic:spPr>
                </pic:pic>
              </a:graphicData>
            </a:graphic>
          </wp:inline>
        </w:drawing>
      </w:r>
    </w:p>
    <w:p>
      <w:pPr>
        <w:widowControl/>
        <w:jc w:val="left"/>
        <w:rPr>
          <w:rFonts w:ascii="宋体" w:hAnsi="宋体" w:cs="宋体"/>
          <w:color w:val="auto"/>
          <w:kern w:val="0"/>
          <w:highlight w:val="none"/>
        </w:rPr>
      </w:pPr>
      <w:r>
        <w:rPr>
          <w:rFonts w:ascii="宋体" w:hAnsi="宋体" w:cs="宋体"/>
          <w:color w:val="auto"/>
          <w:kern w:val="0"/>
          <w:highlight w:val="none"/>
        </w:rPr>
        <w:t>在这里我们使用到了两个函数：</w:t>
      </w:r>
    </w:p>
    <w:p>
      <w:pPr>
        <w:widowControl/>
        <w:jc w:val="left"/>
        <w:rPr>
          <w:rFonts w:ascii="宋体" w:hAnsi="宋体" w:cs="宋体"/>
          <w:color w:val="auto"/>
          <w:kern w:val="0"/>
          <w:highlight w:val="none"/>
        </w:rPr>
      </w:pPr>
      <w:r>
        <w:rPr>
          <w:rFonts w:ascii="宋体" w:hAnsi="宋体" w:cs="宋体"/>
          <w:color w:val="auto"/>
          <w:kern w:val="0"/>
          <w:highlight w:val="none"/>
        </w:rPr>
        <w:t>(1)_Random生成随机整数；</w:t>
      </w:r>
    </w:p>
    <w:p>
      <w:pPr>
        <w:widowControl/>
        <w:jc w:val="left"/>
        <w:rPr>
          <w:rFonts w:ascii="宋体" w:hAnsi="宋体" w:cs="宋体"/>
          <w:color w:val="auto"/>
          <w:kern w:val="0"/>
          <w:highlight w:val="none"/>
        </w:rPr>
      </w:pPr>
      <w:r>
        <w:rPr>
          <w:rFonts w:ascii="宋体" w:hAnsi="宋体" w:cs="宋体"/>
          <w:color w:val="auto"/>
          <w:kern w:val="0"/>
          <w:highlight w:val="none"/>
        </w:rPr>
        <w:t>(2)_RandomString生成随机字符串；</w:t>
      </w:r>
    </w:p>
    <w:p>
      <w:pPr>
        <w:widowControl/>
        <w:jc w:val="left"/>
        <w:rPr>
          <w:rFonts w:ascii="宋体" w:hAnsi="宋体" w:cs="宋体"/>
          <w:color w:val="auto"/>
          <w:kern w:val="0"/>
          <w:highlight w:val="none"/>
        </w:rPr>
      </w:pPr>
    </w:p>
    <w:p>
      <w:pPr>
        <w:widowControl/>
        <w:jc w:val="left"/>
        <w:rPr>
          <w:rFonts w:ascii="宋体" w:hAnsi="宋体" w:cs="宋体"/>
          <w:color w:val="auto"/>
          <w:kern w:val="0"/>
          <w:highlight w:val="none"/>
        </w:rPr>
      </w:pPr>
      <w:r>
        <w:rPr>
          <w:rFonts w:ascii="宋体" w:hAnsi="宋体" w:cs="宋体"/>
          <w:color w:val="auto"/>
          <w:kern w:val="0"/>
          <w:highlight w:val="none"/>
        </w:rPr>
        <w:t>在线程组中设置并发线程数为5，保存后即可运行；</w:t>
      </w:r>
    </w:p>
    <w:p>
      <w:pPr>
        <w:widowControl/>
        <w:jc w:val="left"/>
        <w:rPr>
          <w:rFonts w:ascii="宋体" w:hAnsi="宋体" w:cs="宋体"/>
          <w:color w:val="auto"/>
          <w:kern w:val="0"/>
          <w:highlight w:val="none"/>
        </w:rPr>
      </w:pPr>
      <w:r>
        <w:rPr>
          <w:rFonts w:ascii="宋体" w:hAnsi="宋体" w:cs="宋体"/>
          <w:color w:val="auto"/>
          <w:kern w:val="0"/>
          <w:highlight w:val="none"/>
        </w:rPr>
        <w:drawing>
          <wp:inline distT="0" distB="0" distL="114300" distR="114300">
            <wp:extent cx="5886450" cy="2295525"/>
            <wp:effectExtent l="0" t="0" r="0" b="9525"/>
            <wp:docPr id="50" name="图片 50" descr="说明: http://images.cnitblog.com/blog/442008/201410/131104198263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说明: http://images.cnitblog.com/blog/442008/201410/131104198263636.jpg"/>
                    <pic:cNvPicPr>
                      <a:picLocks noChangeAspect="1"/>
                    </pic:cNvPicPr>
                  </pic:nvPicPr>
                  <pic:blipFill>
                    <a:blip r:embed="rId63"/>
                    <a:stretch>
                      <a:fillRect/>
                    </a:stretch>
                  </pic:blipFill>
                  <pic:spPr>
                    <a:xfrm>
                      <a:off x="0" y="0"/>
                      <a:ext cx="5886450" cy="2295525"/>
                    </a:xfrm>
                    <a:prstGeom prst="rect">
                      <a:avLst/>
                    </a:prstGeom>
                    <a:noFill/>
                    <a:ln w="9525">
                      <a:noFill/>
                      <a:miter/>
                    </a:ln>
                  </pic:spPr>
                </pic:pic>
              </a:graphicData>
            </a:graphic>
          </wp:inline>
        </w:drawing>
      </w:r>
    </w:p>
    <w:p>
      <w:pPr>
        <w:widowControl/>
        <w:jc w:val="left"/>
        <w:rPr>
          <w:rFonts w:ascii="宋体" w:hAnsi="宋体" w:cs="宋体"/>
          <w:color w:val="auto"/>
          <w:kern w:val="0"/>
          <w:highlight w:val="none"/>
        </w:rPr>
      </w:pPr>
    </w:p>
    <w:p>
      <w:pPr>
        <w:widowControl/>
        <w:jc w:val="left"/>
        <w:rPr>
          <w:rFonts w:ascii="宋体" w:hAnsi="宋体" w:cs="宋体"/>
          <w:color w:val="auto"/>
          <w:kern w:val="0"/>
          <w:highlight w:val="none"/>
        </w:rPr>
      </w:pPr>
      <w:r>
        <w:rPr>
          <w:rFonts w:ascii="宋体" w:hAnsi="宋体" w:cs="宋体"/>
          <w:color w:val="auto"/>
          <w:kern w:val="0"/>
          <w:highlight w:val="none"/>
        </w:rPr>
        <w:t>聚合报告：</w:t>
      </w:r>
    </w:p>
    <w:p>
      <w:pPr>
        <w:widowControl/>
        <w:jc w:val="left"/>
        <w:rPr>
          <w:rFonts w:ascii="宋体" w:hAnsi="宋体" w:cs="宋体"/>
          <w:color w:val="auto"/>
          <w:kern w:val="0"/>
          <w:highlight w:val="none"/>
        </w:rPr>
      </w:pPr>
      <w:r>
        <w:rPr>
          <w:rFonts w:ascii="宋体" w:hAnsi="宋体" w:cs="宋体"/>
          <w:color w:val="auto"/>
          <w:kern w:val="0"/>
          <w:highlight w:val="none"/>
        </w:rPr>
        <w:drawing>
          <wp:inline distT="0" distB="0" distL="114300" distR="114300">
            <wp:extent cx="6010275" cy="1666875"/>
            <wp:effectExtent l="0" t="0" r="9525" b="9525"/>
            <wp:docPr id="51" name="图片 51" descr="说明: http://images.cnitblog.com/blog/442008/201410/131104554827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说明: http://images.cnitblog.com/blog/442008/201410/131104554827263.jpg"/>
                    <pic:cNvPicPr>
                      <a:picLocks noChangeAspect="1"/>
                    </pic:cNvPicPr>
                  </pic:nvPicPr>
                  <pic:blipFill>
                    <a:blip r:embed="rId64"/>
                    <a:stretch>
                      <a:fillRect/>
                    </a:stretch>
                  </pic:blipFill>
                  <pic:spPr>
                    <a:xfrm>
                      <a:off x="0" y="0"/>
                      <a:ext cx="6010275" cy="1666875"/>
                    </a:xfrm>
                    <a:prstGeom prst="rect">
                      <a:avLst/>
                    </a:prstGeom>
                    <a:noFill/>
                    <a:ln w="9525">
                      <a:noFill/>
                      <a:miter/>
                    </a:ln>
                  </pic:spPr>
                </pic:pic>
              </a:graphicData>
            </a:graphic>
          </wp:inline>
        </w:drawing>
      </w:r>
    </w:p>
    <w:p>
      <w:pPr>
        <w:widowControl/>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结果成功，成功生成了5个文件：</w:t>
      </w:r>
      <w:r>
        <w:rPr>
          <w:rFonts w:hint="eastAsia" w:ascii="宋体" w:hAnsi="宋体" w:cs="宋体"/>
          <w:color w:val="auto"/>
          <w:kern w:val="0"/>
          <w:highlight w:val="none"/>
        </w:rPr>
        <w:t>(表示执行没有问题)</w:t>
      </w:r>
    </w:p>
    <w:p>
      <w:pPr>
        <w:widowControl/>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drawing>
          <wp:inline distT="0" distB="0" distL="114300" distR="114300">
            <wp:extent cx="3467100" cy="1238250"/>
            <wp:effectExtent l="0" t="0" r="0" b="0"/>
            <wp:docPr id="52" name="图片 52" descr="说明: http://images.cnitblog.com/blog/442008/201410/131105491384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说明: http://images.cnitblog.com/blog/442008/201410/131105491384989.jpg"/>
                    <pic:cNvPicPr>
                      <a:picLocks noChangeAspect="1"/>
                    </pic:cNvPicPr>
                  </pic:nvPicPr>
                  <pic:blipFill>
                    <a:blip r:embed="rId65"/>
                    <a:stretch>
                      <a:fillRect/>
                    </a:stretch>
                  </pic:blipFill>
                  <pic:spPr>
                    <a:xfrm>
                      <a:off x="0" y="0"/>
                      <a:ext cx="3467100" cy="1238250"/>
                    </a:xfrm>
                    <a:prstGeom prst="rect">
                      <a:avLst/>
                    </a:prstGeom>
                    <a:noFill/>
                    <a:ln w="9525">
                      <a:noFill/>
                      <a:miter/>
                    </a:ln>
                  </pic:spPr>
                </pic:pic>
              </a:graphicData>
            </a:graphic>
          </wp:inline>
        </w:drawing>
      </w:r>
    </w:p>
    <w:p>
      <w:pPr>
        <w:widowControl/>
        <w:spacing w:before="100" w:beforeAutospacing="1" w:after="100" w:afterAutospacing="1"/>
        <w:jc w:val="left"/>
        <w:rPr>
          <w:rFonts w:ascii="宋体" w:hAnsi="宋体" w:cs="宋体"/>
          <w:color w:val="auto"/>
          <w:kern w:val="0"/>
          <w:highlight w:val="none"/>
        </w:rPr>
      </w:pPr>
    </w:p>
    <w:p>
      <w:pPr>
        <w:pStyle w:val="5"/>
        <w:rPr>
          <w:color w:val="auto"/>
          <w:highlight w:val="none"/>
        </w:rPr>
      </w:pPr>
      <w:r>
        <w:rPr>
          <w:color w:val="auto"/>
          <w:highlight w:val="none"/>
        </w:rPr>
        <w:t>遇到的问题</w:t>
      </w:r>
    </w:p>
    <w:p>
      <w:pPr>
        <w:widowControl/>
        <w:jc w:val="left"/>
        <w:rPr>
          <w:rFonts w:ascii="宋体" w:hAnsi="宋体" w:cs="宋体"/>
          <w:color w:val="auto"/>
          <w:kern w:val="0"/>
          <w:highlight w:val="none"/>
        </w:rPr>
      </w:pPr>
      <w:r>
        <w:rPr>
          <w:rFonts w:ascii="宋体" w:hAnsi="宋体" w:cs="宋体"/>
          <w:color w:val="auto"/>
          <w:kern w:val="0"/>
          <w:highlight w:val="none"/>
        </w:rPr>
        <w:t>3.1 Export为Jar File导致Java Request的类名称无法找到；</w:t>
      </w:r>
    </w:p>
    <w:p>
      <w:pPr>
        <w:widowControl/>
        <w:jc w:val="left"/>
        <w:rPr>
          <w:rFonts w:ascii="宋体" w:hAnsi="宋体" w:cs="宋体"/>
          <w:color w:val="auto"/>
          <w:kern w:val="0"/>
          <w:highlight w:val="none"/>
        </w:rPr>
      </w:pPr>
      <w:r>
        <w:rPr>
          <w:rFonts w:ascii="宋体" w:hAnsi="宋体" w:cs="宋体"/>
          <w:color w:val="auto"/>
          <w:kern w:val="0"/>
          <w:highlight w:val="none"/>
        </w:rPr>
        <w:t>3.2 JMeter java.lang.OutOfMemoryError: PermGen space问题：</w:t>
      </w:r>
    </w:p>
    <w:p>
      <w:pPr>
        <w:widowControl/>
        <w:jc w:val="left"/>
        <w:rPr>
          <w:rFonts w:ascii="宋体" w:hAnsi="宋体" w:cs="宋体"/>
          <w:color w:val="auto"/>
          <w:kern w:val="0"/>
          <w:highlight w:val="none"/>
        </w:rPr>
      </w:pPr>
      <w:r>
        <w:rPr>
          <w:rFonts w:ascii="宋体" w:hAnsi="宋体" w:cs="宋体"/>
          <w:color w:val="auto"/>
          <w:kern w:val="0"/>
          <w:highlight w:val="none"/>
        </w:rPr>
        <w:t>在JMeter.bat 中修改：</w:t>
      </w:r>
    </w:p>
    <w:p>
      <w:pPr>
        <w:widowControl/>
        <w:jc w:val="left"/>
        <w:rPr>
          <w:rFonts w:ascii="宋体" w:hAnsi="宋体" w:cs="宋体"/>
          <w:color w:val="auto"/>
          <w:kern w:val="0"/>
          <w:highlight w:val="none"/>
        </w:rPr>
      </w:pPr>
      <w:r>
        <w:rPr>
          <w:rFonts w:ascii="宋体" w:hAnsi="宋体" w:cs="宋体"/>
          <w:color w:val="auto"/>
          <w:kern w:val="0"/>
          <w:highlight w:val="none"/>
        </w:rPr>
        <w:t>set HEAP=-Xms512m -Xmx1024m</w:t>
      </w:r>
    </w:p>
    <w:p>
      <w:pPr>
        <w:widowControl/>
        <w:jc w:val="left"/>
        <w:rPr>
          <w:rFonts w:ascii="宋体" w:hAnsi="宋体" w:cs="宋体"/>
          <w:color w:val="auto"/>
          <w:kern w:val="0"/>
          <w:highlight w:val="none"/>
        </w:rPr>
      </w:pPr>
      <w:r>
        <w:rPr>
          <w:rFonts w:ascii="宋体" w:hAnsi="宋体" w:cs="宋体"/>
          <w:color w:val="auto"/>
          <w:kern w:val="0"/>
          <w:highlight w:val="none"/>
        </w:rPr>
        <w:t>set NEW=-XX:NewSize=128m -XX:MaxNewSize=128m</w:t>
      </w:r>
    </w:p>
    <w:p>
      <w:pPr>
        <w:widowControl/>
        <w:jc w:val="left"/>
        <w:rPr>
          <w:rFonts w:ascii="宋体" w:hAnsi="宋体" w:cs="宋体"/>
          <w:color w:val="auto"/>
          <w:kern w:val="0"/>
          <w:highlight w:val="none"/>
        </w:rPr>
      </w:pPr>
      <w:r>
        <w:rPr>
          <w:rFonts w:ascii="宋体" w:hAnsi="宋体" w:cs="宋体"/>
          <w:color w:val="auto"/>
          <w:kern w:val="0"/>
          <w:highlight w:val="none"/>
        </w:rPr>
        <w:t>set SURVIVOR=-XX:SurvivorRatio=8 -XX:TargetSurvivorRatio=50%</w:t>
      </w:r>
    </w:p>
    <w:p>
      <w:pPr>
        <w:widowControl/>
        <w:jc w:val="left"/>
        <w:rPr>
          <w:rFonts w:ascii="宋体" w:hAnsi="宋体" w:cs="宋体"/>
          <w:color w:val="auto"/>
          <w:kern w:val="0"/>
          <w:highlight w:val="none"/>
        </w:rPr>
      </w:pPr>
      <w:r>
        <w:rPr>
          <w:rFonts w:ascii="宋体" w:hAnsi="宋体" w:cs="宋体"/>
          <w:color w:val="auto"/>
          <w:kern w:val="0"/>
          <w:highlight w:val="none"/>
        </w:rPr>
        <w:t>set TENURING=-XX:MaxTenuringThreshold=2</w:t>
      </w:r>
    </w:p>
    <w:p>
      <w:pPr>
        <w:widowControl/>
        <w:jc w:val="left"/>
        <w:rPr>
          <w:rFonts w:ascii="宋体" w:hAnsi="宋体" w:cs="宋体"/>
          <w:color w:val="auto"/>
          <w:kern w:val="0"/>
          <w:highlight w:val="none"/>
        </w:rPr>
      </w:pPr>
      <w:r>
        <w:rPr>
          <w:rFonts w:ascii="宋体" w:hAnsi="宋体" w:cs="宋体"/>
          <w:color w:val="auto"/>
          <w:kern w:val="0"/>
          <w:highlight w:val="none"/>
        </w:rPr>
        <w:t>set RMIGC=-Dsun.rmi.dgc.client.gcInterval=600000 -Dsun.rmi.dgc.server.gcInterval=600000</w:t>
      </w:r>
    </w:p>
    <w:p>
      <w:pPr>
        <w:widowControl/>
        <w:jc w:val="left"/>
        <w:rPr>
          <w:rFonts w:ascii="宋体" w:hAnsi="宋体" w:cs="宋体"/>
          <w:color w:val="auto"/>
          <w:kern w:val="0"/>
          <w:highlight w:val="none"/>
        </w:rPr>
      </w:pPr>
      <w:r>
        <w:rPr>
          <w:rFonts w:ascii="宋体" w:hAnsi="宋体" w:cs="宋体"/>
          <w:color w:val="auto"/>
          <w:kern w:val="0"/>
          <w:highlight w:val="none"/>
        </w:rPr>
        <w:t>set PERM=-XX:PermSize=256m -XX:MaxPermSize=512m</w:t>
      </w:r>
    </w:p>
    <w:p>
      <w:pPr>
        <w:widowControl/>
        <w:jc w:val="left"/>
        <w:rPr>
          <w:rFonts w:ascii="宋体" w:hAnsi="宋体" w:cs="宋体"/>
          <w:color w:val="auto"/>
          <w:kern w:val="0"/>
          <w:highlight w:val="none"/>
        </w:rPr>
      </w:pPr>
      <w:r>
        <w:rPr>
          <w:rFonts w:ascii="宋体" w:hAnsi="宋体" w:cs="宋体"/>
          <w:color w:val="auto"/>
          <w:kern w:val="0"/>
          <w:highlight w:val="none"/>
        </w:rPr>
        <w:t>3.3 JMeter需要以管理员身份打开，否则会出现：</w:t>
      </w:r>
      <w:r>
        <w:rPr>
          <w:rFonts w:hint="eastAsia" w:ascii="宋体" w:hAnsi="宋体" w:cs="宋体"/>
          <w:color w:val="auto"/>
          <w:kern w:val="0"/>
          <w:highlight w:val="none"/>
        </w:rPr>
        <w:t>(文件位置)</w:t>
      </w:r>
    </w:p>
    <w:p>
      <w:pPr>
        <w:widowControl/>
        <w:jc w:val="left"/>
        <w:rPr>
          <w:rFonts w:ascii="宋体" w:hAnsi="宋体" w:cs="宋体"/>
          <w:color w:val="auto"/>
          <w:kern w:val="0"/>
          <w:highlight w:val="none"/>
        </w:rPr>
      </w:pPr>
      <w:r>
        <w:rPr>
          <w:rFonts w:ascii="宋体" w:hAnsi="宋体" w:cs="宋体"/>
          <w:color w:val="auto"/>
          <w:kern w:val="0"/>
          <w:highlight w:val="none"/>
        </w:rPr>
        <w:drawing>
          <wp:inline distT="0" distB="0" distL="114300" distR="114300">
            <wp:extent cx="4695825" cy="1666875"/>
            <wp:effectExtent l="0" t="0" r="9525" b="9525"/>
            <wp:docPr id="53" name="图片 53" descr="说明: http://images.cnitblog.com/blog/442008/201410/131106560299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说明: http://images.cnitblog.com/blog/442008/201410/131106560299023.jpg"/>
                    <pic:cNvPicPr>
                      <a:picLocks noChangeAspect="1"/>
                    </pic:cNvPicPr>
                  </pic:nvPicPr>
                  <pic:blipFill>
                    <a:blip r:embed="rId66"/>
                    <a:stretch>
                      <a:fillRect/>
                    </a:stretch>
                  </pic:blipFill>
                  <pic:spPr>
                    <a:xfrm>
                      <a:off x="0" y="0"/>
                      <a:ext cx="4695825" cy="1666875"/>
                    </a:xfrm>
                    <a:prstGeom prst="rect">
                      <a:avLst/>
                    </a:prstGeom>
                    <a:noFill/>
                    <a:ln w="9525">
                      <a:noFill/>
                      <a:miter/>
                    </a:ln>
                  </pic:spPr>
                </pic:pic>
              </a:graphicData>
            </a:graphic>
          </wp:inline>
        </w:drawing>
      </w:r>
    </w:p>
    <w:p>
      <w:pPr>
        <w:ind w:left="-1133" w:leftChars="-472"/>
        <w:jc w:val="left"/>
        <w:rPr>
          <w:color w:val="auto"/>
          <w:highlight w:val="none"/>
        </w:rPr>
      </w:pPr>
    </w:p>
    <w:p>
      <w:pPr>
        <w:rPr>
          <w:color w:val="auto"/>
          <w:highlight w:val="none"/>
        </w:rPr>
      </w:pPr>
    </w:p>
    <w:p>
      <w:pPr>
        <w:rPr>
          <w:color w:val="auto"/>
          <w:highlight w:val="none"/>
        </w:rPr>
      </w:pPr>
    </w:p>
    <w:p>
      <w:pPr>
        <w:pStyle w:val="4"/>
        <w:rPr>
          <w:color w:val="auto"/>
          <w:highlight w:val="none"/>
        </w:rPr>
      </w:pPr>
      <w:bookmarkStart w:id="71" w:name="_Toc8724"/>
      <w:r>
        <w:rPr>
          <w:color w:val="auto"/>
          <w:highlight w:val="none"/>
        </w:rPr>
        <w:t>JMeter Java Sampler介绍</w:t>
      </w:r>
      <w:bookmarkEnd w:id="71"/>
    </w:p>
    <w:p>
      <w:pPr>
        <w:pStyle w:val="5"/>
        <w:rPr>
          <w:color w:val="auto"/>
          <w:highlight w:val="none"/>
        </w:rPr>
      </w:pPr>
      <w:r>
        <w:rPr>
          <w:color w:val="auto"/>
          <w:highlight w:val="none"/>
        </w:rPr>
        <w:t>implements JavaSamplerClient接口或extends AbstractJavaSamplerClient，并重写</w:t>
      </w:r>
      <w:r>
        <w:rPr>
          <w:rFonts w:hint="eastAsia"/>
          <w:color w:val="auto"/>
          <w:highlight w:val="none"/>
        </w:rPr>
        <w:t>：</w:t>
      </w:r>
    </w:p>
    <w:p>
      <w:pPr>
        <w:rPr>
          <w:color w:val="auto"/>
          <w:highlight w:val="none"/>
        </w:rPr>
      </w:pPr>
      <w:r>
        <w:rPr>
          <w:rFonts w:ascii="宋体" w:hAnsi="宋体" w:cs="宋体"/>
          <w:color w:val="auto"/>
          <w:kern w:val="0"/>
          <w:highlight w:val="none"/>
        </w:rPr>
        <w:t>im</w:t>
      </w:r>
      <w:r>
        <w:rPr>
          <w:rFonts w:hint="eastAsia" w:ascii="宋体" w:hAnsi="宋体" w:cs="宋体"/>
          <w:color w:val="auto"/>
          <w:kern w:val="0"/>
          <w:highlight w:val="none"/>
        </w:rPr>
        <w:t xml:space="preserve">plements </w:t>
      </w:r>
      <w:r>
        <w:rPr>
          <w:rFonts w:ascii="宋体" w:hAnsi="宋体" w:cs="宋体"/>
          <w:color w:val="auto"/>
          <w:kern w:val="0"/>
          <w:highlight w:val="none"/>
        </w:rPr>
        <w:t>JavaSamplerClient</w:t>
      </w:r>
      <w:r>
        <w:rPr>
          <w:rFonts w:hint="eastAsia" w:ascii="宋体" w:hAnsi="宋体" w:cs="宋体"/>
          <w:color w:val="auto"/>
          <w:kern w:val="0"/>
          <w:highlight w:val="none"/>
        </w:rPr>
        <w:t xml:space="preserve">/extends </w:t>
      </w:r>
      <w:r>
        <w:rPr>
          <w:rFonts w:ascii="宋体" w:hAnsi="宋体" w:cs="宋体"/>
          <w:color w:val="auto"/>
          <w:kern w:val="0"/>
          <w:highlight w:val="none"/>
        </w:rPr>
        <w:t>AbstractJavaSamplerClient</w:t>
      </w:r>
    </w:p>
    <w:p>
      <w:pPr>
        <w:rPr>
          <w:color w:val="auto"/>
          <w:highlight w:val="none"/>
        </w:rPr>
      </w:pPr>
    </w:p>
    <w:tbl>
      <w:tblPr>
        <w:tblStyle w:val="35"/>
        <w:tblW w:w="8732" w:type="dxa"/>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
      <w:tblGrid>
        <w:gridCol w:w="1530"/>
        <w:gridCol w:w="7202"/>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0" w:type="dxa"/>
        </w:trPr>
        <w:tc>
          <w:tcPr>
            <w:tcW w:w="1530" w:type="dxa"/>
            <w:tcBorders>
              <w:top w:val="outset" w:color="auto" w:sz="6" w:space="0"/>
              <w:left w:val="outset" w:color="auto" w:sz="6" w:space="0"/>
              <w:bottom w:val="outset" w:color="auto" w:sz="6" w:space="0"/>
              <w:right w:val="outset" w:color="auto" w:sz="6" w:space="0"/>
            </w:tcBorders>
            <w:vAlign w:val="center"/>
          </w:tcPr>
          <w:p>
            <w:pPr>
              <w:widowControl/>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Arguments</w:t>
            </w:r>
          </w:p>
        </w:tc>
        <w:tc>
          <w:tcPr>
            <w:tcW w:w="7202" w:type="dxa"/>
            <w:tcBorders>
              <w:top w:val="outset" w:color="auto" w:sz="6" w:space="0"/>
              <w:left w:val="outset" w:color="auto" w:sz="6" w:space="0"/>
              <w:bottom w:val="outset" w:color="auto" w:sz="6" w:space="0"/>
              <w:right w:val="outset" w:color="auto" w:sz="6" w:space="0"/>
            </w:tcBorders>
            <w:vAlign w:val="center"/>
          </w:tcPr>
          <w:p>
            <w:pPr>
              <w:widowControl/>
              <w:spacing w:before="100" w:beforeAutospacing="1" w:after="100" w:afterAutospacing="1"/>
              <w:jc w:val="left"/>
              <w:rPr>
                <w:rFonts w:ascii="宋体" w:hAnsi="宋体" w:cs="宋体"/>
                <w:color w:val="auto"/>
                <w:kern w:val="0"/>
                <w:highlight w:val="none"/>
              </w:rPr>
            </w:pPr>
            <w:r>
              <w:rPr>
                <w:rFonts w:ascii="宋体" w:hAnsi="宋体" w:cs="宋体"/>
                <w:b/>
                <w:bCs/>
                <w:color w:val="auto"/>
                <w:kern w:val="0"/>
                <w:highlight w:val="none"/>
              </w:rPr>
              <w:t>getDefaultParameters</w:t>
            </w:r>
            <w:r>
              <w:rPr>
                <w:rFonts w:ascii="宋体" w:hAnsi="宋体" w:cs="宋体"/>
                <w:color w:val="auto"/>
                <w:kern w:val="0"/>
                <w:highlight w:val="none"/>
              </w:rPr>
              <w:t>() 用于获取界面的参数</w:t>
            </w:r>
            <w:r>
              <w:rPr>
                <w:rFonts w:hint="eastAsia" w:ascii="宋体" w:hAnsi="宋体" w:cs="宋体"/>
                <w:color w:val="auto"/>
                <w:kern w:val="0"/>
                <w:highlight w:val="none"/>
              </w:rPr>
              <w:t>(给JAVA Sample传入的参数）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0" w:type="dxa"/>
        </w:trPr>
        <w:tc>
          <w:tcPr>
            <w:tcW w:w="1530" w:type="dxa"/>
            <w:tcBorders>
              <w:top w:val="outset" w:color="auto" w:sz="6" w:space="0"/>
              <w:left w:val="outset" w:color="auto" w:sz="6" w:space="0"/>
              <w:bottom w:val="outset" w:color="auto" w:sz="6" w:space="0"/>
              <w:right w:val="outset" w:color="auto" w:sz="6" w:space="0"/>
            </w:tcBorders>
            <w:vAlign w:val="center"/>
          </w:tcPr>
          <w:p>
            <w:pPr>
              <w:widowControl/>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SampleResult</w:t>
            </w:r>
          </w:p>
        </w:tc>
        <w:tc>
          <w:tcPr>
            <w:tcW w:w="7202" w:type="dxa"/>
            <w:tcBorders>
              <w:top w:val="outset" w:color="auto" w:sz="6" w:space="0"/>
              <w:left w:val="outset" w:color="auto" w:sz="6" w:space="0"/>
              <w:bottom w:val="outset" w:color="auto" w:sz="6" w:space="0"/>
              <w:right w:val="outset" w:color="auto" w:sz="6" w:space="0"/>
            </w:tcBorders>
            <w:vAlign w:val="center"/>
          </w:tcPr>
          <w:p>
            <w:pPr>
              <w:widowControl/>
              <w:spacing w:before="100" w:beforeAutospacing="1" w:after="100" w:afterAutospacing="1"/>
              <w:jc w:val="left"/>
              <w:rPr>
                <w:rFonts w:ascii="宋体" w:hAnsi="宋体" w:cs="宋体"/>
                <w:color w:val="auto"/>
                <w:kern w:val="0"/>
                <w:highlight w:val="none"/>
              </w:rPr>
            </w:pPr>
            <w:r>
              <w:rPr>
                <w:rFonts w:ascii="宋体" w:hAnsi="宋体" w:cs="宋体"/>
                <w:b/>
                <w:bCs/>
                <w:color w:val="auto"/>
                <w:kern w:val="0"/>
                <w:highlight w:val="none"/>
              </w:rPr>
              <w:t>runTest</w:t>
            </w:r>
            <w:r>
              <w:rPr>
                <w:rFonts w:ascii="宋体" w:hAnsi="宋体" w:cs="宋体"/>
                <w:color w:val="auto"/>
                <w:kern w:val="0"/>
                <w:highlight w:val="none"/>
              </w:rPr>
              <w:t>(</w:t>
            </w:r>
            <w:r>
              <w:rPr>
                <w:rFonts w:ascii="宋体" w:hAnsi="宋体" w:cs="宋体"/>
                <w:color w:val="auto"/>
                <w:kern w:val="0"/>
                <w:highlight w:val="none"/>
              </w:rPr>
              <w:t>JavaSamplerContext context</w:t>
            </w:r>
            <w:r>
              <w:rPr>
                <w:rFonts w:ascii="宋体" w:hAnsi="宋体" w:cs="宋体"/>
                <w:color w:val="auto"/>
                <w:kern w:val="0"/>
                <w:highlight w:val="none"/>
              </w:rPr>
              <w:t>) 类似于LR的Action，result.sampleStart()一个事务开始，result.sampleEnd()一个事务 结束</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0" w:type="dxa"/>
        </w:trPr>
        <w:tc>
          <w:tcPr>
            <w:tcW w:w="1530" w:type="dxa"/>
            <w:tcBorders>
              <w:top w:val="outset" w:color="auto" w:sz="6" w:space="0"/>
              <w:left w:val="outset" w:color="auto" w:sz="6" w:space="0"/>
              <w:bottom w:val="outset" w:color="auto" w:sz="6" w:space="0"/>
              <w:right w:val="outset" w:color="auto" w:sz="6" w:space="0"/>
            </w:tcBorders>
            <w:vAlign w:val="center"/>
          </w:tcPr>
          <w:p>
            <w:pPr>
              <w:widowControl/>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void</w:t>
            </w:r>
          </w:p>
        </w:tc>
        <w:tc>
          <w:tcPr>
            <w:tcW w:w="7202" w:type="dxa"/>
            <w:tcBorders>
              <w:top w:val="outset" w:color="auto" w:sz="6" w:space="0"/>
              <w:left w:val="outset" w:color="auto" w:sz="6" w:space="0"/>
              <w:bottom w:val="outset" w:color="auto" w:sz="6" w:space="0"/>
              <w:right w:val="outset" w:color="auto" w:sz="6" w:space="0"/>
            </w:tcBorders>
            <w:vAlign w:val="center"/>
          </w:tcPr>
          <w:p>
            <w:pPr>
              <w:widowControl/>
              <w:spacing w:before="100" w:beforeAutospacing="1" w:after="100" w:afterAutospacing="1"/>
              <w:jc w:val="left"/>
              <w:rPr>
                <w:rFonts w:ascii="宋体" w:hAnsi="宋体" w:cs="宋体"/>
                <w:color w:val="auto"/>
                <w:kern w:val="0"/>
                <w:highlight w:val="none"/>
              </w:rPr>
            </w:pPr>
            <w:r>
              <w:rPr>
                <w:rFonts w:ascii="宋体" w:hAnsi="宋体" w:cs="宋体"/>
                <w:b/>
                <w:bCs/>
                <w:color w:val="auto"/>
                <w:kern w:val="0"/>
                <w:highlight w:val="none"/>
              </w:rPr>
              <w:t>setupTest</w:t>
            </w:r>
            <w:r>
              <w:rPr>
                <w:rFonts w:ascii="宋体" w:hAnsi="宋体" w:cs="宋体"/>
                <w:color w:val="auto"/>
                <w:kern w:val="0"/>
                <w:highlight w:val="none"/>
                <w:u w:val="single"/>
              </w:rPr>
              <w:t>(</w:t>
            </w:r>
            <w:r>
              <w:rPr>
                <w:rFonts w:ascii="宋体" w:hAnsi="宋体" w:cs="宋体"/>
                <w:color w:val="auto"/>
                <w:kern w:val="0"/>
                <w:highlight w:val="none"/>
              </w:rPr>
              <w:t>JavaSamplerContext</w:t>
            </w:r>
            <w:r>
              <w:rPr>
                <w:rFonts w:ascii="宋体" w:hAnsi="宋体" w:cs="宋体"/>
                <w:color w:val="auto"/>
                <w:kern w:val="0"/>
                <w:highlight w:val="none"/>
                <w:u w:val="single"/>
              </w:rPr>
              <w:t> context)</w:t>
            </w:r>
            <w:r>
              <w:rPr>
                <w:rFonts w:ascii="宋体" w:hAnsi="宋体" w:cs="宋体"/>
                <w:color w:val="auto"/>
                <w:kern w:val="0"/>
                <w:highlight w:val="none"/>
              </w:rPr>
              <w:t> 初始化方法，类似于LR的init和Junit中的setUp()</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0" w:type="dxa"/>
        </w:trPr>
        <w:tc>
          <w:tcPr>
            <w:tcW w:w="1530" w:type="dxa"/>
            <w:tcBorders>
              <w:top w:val="outset" w:color="auto" w:sz="6" w:space="0"/>
              <w:left w:val="outset" w:color="auto" w:sz="6" w:space="0"/>
              <w:bottom w:val="outset" w:color="auto" w:sz="6" w:space="0"/>
              <w:right w:val="outset" w:color="auto" w:sz="6" w:space="0"/>
            </w:tcBorders>
            <w:vAlign w:val="center"/>
          </w:tcPr>
          <w:p>
            <w:pPr>
              <w:widowControl/>
              <w:spacing w:before="100" w:beforeAutospacing="1" w:after="100" w:afterAutospacing="1"/>
              <w:jc w:val="left"/>
              <w:rPr>
                <w:rFonts w:ascii="宋体" w:hAnsi="宋体" w:cs="宋体"/>
                <w:color w:val="auto"/>
                <w:kern w:val="0"/>
                <w:highlight w:val="none"/>
              </w:rPr>
            </w:pPr>
            <w:r>
              <w:rPr>
                <w:rFonts w:ascii="宋体" w:hAnsi="宋体" w:cs="宋体"/>
                <w:color w:val="auto"/>
                <w:kern w:val="0"/>
                <w:highlight w:val="none"/>
              </w:rPr>
              <w:t>void</w:t>
            </w:r>
          </w:p>
        </w:tc>
        <w:tc>
          <w:tcPr>
            <w:tcW w:w="7202" w:type="dxa"/>
            <w:tcBorders>
              <w:top w:val="outset" w:color="auto" w:sz="6" w:space="0"/>
              <w:left w:val="outset" w:color="auto" w:sz="6" w:space="0"/>
              <w:bottom w:val="outset" w:color="auto" w:sz="6" w:space="0"/>
              <w:right w:val="outset" w:color="auto" w:sz="6" w:space="0"/>
            </w:tcBorders>
            <w:vAlign w:val="center"/>
          </w:tcPr>
          <w:p>
            <w:pPr>
              <w:widowControl/>
              <w:spacing w:before="100" w:beforeAutospacing="1" w:after="100" w:afterAutospacing="1"/>
              <w:jc w:val="left"/>
              <w:rPr>
                <w:rFonts w:ascii="宋体" w:hAnsi="宋体" w:cs="宋体"/>
                <w:color w:val="auto"/>
                <w:kern w:val="0"/>
                <w:highlight w:val="none"/>
              </w:rPr>
            </w:pPr>
            <w:r>
              <w:rPr>
                <w:rFonts w:ascii="宋体" w:hAnsi="宋体" w:cs="宋体"/>
                <w:b/>
                <w:bCs/>
                <w:color w:val="auto"/>
                <w:kern w:val="0"/>
                <w:highlight w:val="none"/>
              </w:rPr>
              <w:t>teardownTest</w:t>
            </w:r>
            <w:r>
              <w:rPr>
                <w:rFonts w:ascii="宋体" w:hAnsi="宋体" w:cs="宋体"/>
                <w:color w:val="auto"/>
                <w:kern w:val="0"/>
                <w:highlight w:val="none"/>
                <w:u w:val="single"/>
              </w:rPr>
              <w:t>(</w:t>
            </w:r>
            <w:r>
              <w:rPr>
                <w:rFonts w:ascii="宋体" w:hAnsi="宋体" w:cs="宋体"/>
                <w:color w:val="auto"/>
                <w:kern w:val="0"/>
                <w:highlight w:val="none"/>
              </w:rPr>
              <w:t>JavaSamplerContext</w:t>
            </w:r>
            <w:r>
              <w:rPr>
                <w:rFonts w:ascii="宋体" w:hAnsi="宋体" w:cs="宋体"/>
                <w:color w:val="auto"/>
                <w:kern w:val="0"/>
                <w:highlight w:val="none"/>
                <w:u w:val="single"/>
              </w:rPr>
              <w:t> context)</w:t>
            </w:r>
            <w:r>
              <w:rPr>
                <w:rFonts w:ascii="宋体" w:hAnsi="宋体" w:cs="宋体"/>
                <w:color w:val="auto"/>
                <w:kern w:val="0"/>
                <w:highlight w:val="none"/>
              </w:rPr>
              <w:t> 类似于LR的end和Junit中的tearDown()</w:t>
            </w:r>
          </w:p>
        </w:tc>
      </w:tr>
    </w:tbl>
    <w:p>
      <w:pPr>
        <w:pStyle w:val="5"/>
        <w:rPr>
          <w:color w:val="auto"/>
          <w:highlight w:val="none"/>
        </w:rPr>
      </w:pPr>
      <w:r>
        <w:rPr>
          <w:color w:val="auto"/>
          <w:highlight w:val="none"/>
        </w:rPr>
        <w:t>执行的先后顺序为：</w:t>
      </w:r>
    </w:p>
    <w:p>
      <w:pPr>
        <w:widowControl/>
        <w:ind w:left="67" w:leftChars="28"/>
        <w:jc w:val="left"/>
        <w:rPr>
          <w:rFonts w:ascii="宋体" w:hAnsi="宋体" w:cs="宋体"/>
          <w:color w:val="auto"/>
          <w:kern w:val="0"/>
          <w:highlight w:val="none"/>
        </w:rPr>
      </w:pPr>
      <w:r>
        <w:rPr>
          <w:rFonts w:ascii="宋体" w:hAnsi="宋体" w:cs="宋体"/>
          <w:color w:val="auto"/>
          <w:kern w:val="0"/>
          <w:highlight w:val="none"/>
        </w:rPr>
        <w:t>Arguments</w:t>
      </w:r>
      <w:r>
        <w:rPr>
          <w:rFonts w:ascii="宋体" w:hAnsi="宋体" w:cs="宋体"/>
          <w:b/>
          <w:bCs/>
          <w:color w:val="auto"/>
          <w:kern w:val="0"/>
          <w:highlight w:val="none"/>
        </w:rPr>
        <w:t xml:space="preserve"> getDefaultParameters</w:t>
      </w:r>
      <w:r>
        <w:rPr>
          <w:rFonts w:ascii="宋体" w:hAnsi="宋体" w:cs="宋体"/>
          <w:color w:val="auto"/>
          <w:kern w:val="0"/>
          <w:highlight w:val="none"/>
        </w:rPr>
        <w:t xml:space="preserve">() </w:t>
      </w:r>
    </w:p>
    <w:p>
      <w:pPr>
        <w:widowControl/>
        <w:ind w:left="67" w:leftChars="28"/>
        <w:jc w:val="left"/>
        <w:rPr>
          <w:rFonts w:ascii="宋体" w:hAnsi="宋体" w:cs="宋体"/>
          <w:color w:val="auto"/>
          <w:kern w:val="0"/>
          <w:highlight w:val="none"/>
        </w:rPr>
      </w:pPr>
      <w:r>
        <w:rPr>
          <w:rFonts w:ascii="宋体" w:hAnsi="宋体" w:cs="宋体"/>
          <w:color w:val="auto"/>
          <w:kern w:val="0"/>
          <w:highlight w:val="none"/>
        </w:rPr>
        <w:t>--&gt; void</w:t>
      </w:r>
      <w:r>
        <w:rPr>
          <w:rFonts w:ascii="宋体" w:hAnsi="宋体" w:cs="宋体"/>
          <w:b/>
          <w:bCs/>
          <w:color w:val="auto"/>
          <w:kern w:val="0"/>
          <w:highlight w:val="none"/>
        </w:rPr>
        <w:t xml:space="preserve"> setupTest</w:t>
      </w:r>
      <w:r>
        <w:rPr>
          <w:rFonts w:ascii="宋体" w:hAnsi="宋体" w:cs="宋体"/>
          <w:color w:val="auto"/>
          <w:kern w:val="0"/>
          <w:highlight w:val="none"/>
        </w:rPr>
        <w:t>(JavaSamplerContext context)</w:t>
      </w:r>
    </w:p>
    <w:p>
      <w:pPr>
        <w:widowControl/>
        <w:jc w:val="left"/>
        <w:rPr>
          <w:rFonts w:ascii="宋体" w:hAnsi="宋体" w:cs="宋体"/>
          <w:color w:val="auto"/>
          <w:kern w:val="0"/>
          <w:highlight w:val="none"/>
        </w:rPr>
      </w:pPr>
      <w:r>
        <w:rPr>
          <w:rFonts w:ascii="宋体" w:hAnsi="宋体" w:cs="宋体"/>
          <w:color w:val="auto"/>
          <w:kern w:val="0"/>
          <w:highlight w:val="none"/>
        </w:rPr>
        <w:t xml:space="preserve"> --&gt; SampleResult</w:t>
      </w:r>
      <w:r>
        <w:rPr>
          <w:rFonts w:ascii="宋体" w:hAnsi="宋体" w:cs="宋体"/>
          <w:b/>
          <w:bCs/>
          <w:color w:val="auto"/>
          <w:kern w:val="0"/>
          <w:highlight w:val="none"/>
        </w:rPr>
        <w:t xml:space="preserve"> runTest</w:t>
      </w:r>
      <w:r>
        <w:rPr>
          <w:rFonts w:ascii="宋体" w:hAnsi="宋体" w:cs="宋体"/>
          <w:color w:val="auto"/>
          <w:kern w:val="0"/>
          <w:highlight w:val="none"/>
        </w:rPr>
        <w:t>(JavaSamplerContext context)</w:t>
      </w:r>
    </w:p>
    <w:p>
      <w:pPr>
        <w:widowControl/>
        <w:jc w:val="left"/>
        <w:rPr>
          <w:rFonts w:ascii="宋体" w:hAnsi="宋体" w:cs="宋体"/>
          <w:color w:val="auto"/>
          <w:kern w:val="0"/>
          <w:highlight w:val="none"/>
        </w:rPr>
      </w:pPr>
      <w:r>
        <w:rPr>
          <w:rFonts w:ascii="宋体" w:hAnsi="宋体" w:cs="宋体"/>
          <w:color w:val="auto"/>
          <w:kern w:val="0"/>
          <w:highlight w:val="none"/>
        </w:rPr>
        <w:t xml:space="preserve"> --&gt; void</w:t>
      </w:r>
      <w:r>
        <w:rPr>
          <w:rFonts w:ascii="宋体" w:hAnsi="宋体" w:cs="宋体"/>
          <w:b/>
          <w:bCs/>
          <w:color w:val="auto"/>
          <w:kern w:val="0"/>
          <w:highlight w:val="none"/>
        </w:rPr>
        <w:t xml:space="preserve"> teardownTest</w:t>
      </w:r>
      <w:r>
        <w:rPr>
          <w:rFonts w:ascii="宋体" w:hAnsi="宋体" w:cs="宋体"/>
          <w:color w:val="auto"/>
          <w:kern w:val="0"/>
          <w:highlight w:val="none"/>
          <w:u w:val="single"/>
        </w:rPr>
        <w:t>(</w:t>
      </w:r>
      <w:r>
        <w:rPr>
          <w:rFonts w:ascii="宋体" w:hAnsi="宋体" w:cs="宋体"/>
          <w:color w:val="auto"/>
          <w:kern w:val="0"/>
          <w:highlight w:val="none"/>
        </w:rPr>
        <w:t>JavaSamplerContext</w:t>
      </w:r>
      <w:r>
        <w:rPr>
          <w:rFonts w:ascii="宋体" w:hAnsi="宋体" w:cs="宋体"/>
          <w:color w:val="auto"/>
          <w:kern w:val="0"/>
          <w:highlight w:val="none"/>
          <w:u w:val="single"/>
        </w:rPr>
        <w:t> context)</w:t>
      </w:r>
    </w:p>
    <w:p>
      <w:pPr>
        <w:widowControl/>
        <w:ind w:left="67" w:leftChars="28"/>
        <w:jc w:val="left"/>
        <w:rPr>
          <w:rFonts w:ascii="宋体" w:hAnsi="宋体" w:cs="宋体"/>
          <w:color w:val="auto"/>
          <w:kern w:val="0"/>
          <w:highlight w:val="none"/>
        </w:rPr>
      </w:pPr>
    </w:p>
    <w:p>
      <w:pPr>
        <w:pStyle w:val="5"/>
        <w:rPr>
          <w:color w:val="auto"/>
          <w:highlight w:val="none"/>
        </w:rPr>
      </w:pPr>
      <w:r>
        <w:rPr>
          <w:color w:val="auto"/>
          <w:highlight w:val="none"/>
        </w:rPr>
        <w:t>常用的方法：</w:t>
      </w:r>
    </w:p>
    <w:p>
      <w:pPr>
        <w:widowControl/>
        <w:numPr>
          <w:ilvl w:val="0"/>
          <w:numId w:val="34"/>
        </w:numPr>
        <w:jc w:val="left"/>
        <w:rPr>
          <w:rFonts w:ascii="宋体" w:hAnsi="宋体" w:cs="宋体"/>
          <w:color w:val="auto"/>
          <w:kern w:val="0"/>
          <w:highlight w:val="none"/>
        </w:rPr>
      </w:pPr>
      <w:r>
        <w:rPr>
          <w:rFonts w:ascii="宋体" w:hAnsi="宋体" w:cs="宋体"/>
          <w:color w:val="auto"/>
          <w:kern w:val="0"/>
          <w:highlight w:val="none"/>
        </w:rPr>
        <w:t>Arguments</w:t>
      </w:r>
      <w:r>
        <w:rPr>
          <w:rFonts w:hint="eastAsia" w:ascii="宋体" w:hAnsi="宋体" w:cs="宋体"/>
          <w:color w:val="auto"/>
          <w:kern w:val="0"/>
          <w:highlight w:val="none"/>
        </w:rPr>
        <w:t>.</w:t>
      </w:r>
      <w:r>
        <w:rPr>
          <w:rFonts w:ascii="宋体" w:hAnsi="宋体" w:cs="宋体"/>
          <w:color w:val="auto"/>
          <w:kern w:val="0"/>
          <w:highlight w:val="none"/>
        </w:rPr>
        <w:t>addArgument("name", "value")    定义参数</w:t>
      </w:r>
    </w:p>
    <w:p>
      <w:pPr>
        <w:widowControl/>
        <w:numPr>
          <w:ilvl w:val="0"/>
          <w:numId w:val="34"/>
        </w:numPr>
        <w:jc w:val="left"/>
        <w:rPr>
          <w:rFonts w:ascii="宋体" w:hAnsi="宋体" w:cs="宋体"/>
          <w:color w:val="auto"/>
          <w:kern w:val="0"/>
          <w:highlight w:val="none"/>
        </w:rPr>
      </w:pPr>
      <w:r>
        <w:rPr>
          <w:rFonts w:ascii="宋体" w:hAnsi="宋体" w:cs="宋体"/>
          <w:color w:val="auto"/>
          <w:kern w:val="0"/>
          <w:highlight w:val="none"/>
        </w:rPr>
        <w:t>JavaSamplerContext</w:t>
      </w:r>
      <w:r>
        <w:rPr>
          <w:rFonts w:hint="eastAsia" w:ascii="宋体" w:hAnsi="宋体" w:cs="宋体"/>
          <w:color w:val="auto"/>
          <w:kern w:val="0"/>
          <w:highlight w:val="none"/>
        </w:rPr>
        <w:t>.getArgument(</w:t>
      </w:r>
      <w:r>
        <w:rPr>
          <w:rFonts w:ascii="宋体" w:hAnsi="宋体" w:cs="宋体"/>
          <w:color w:val="auto"/>
          <w:kern w:val="0"/>
          <w:highlight w:val="none"/>
        </w:rPr>
        <w:t>"name", "value"</w:t>
      </w:r>
      <w:r>
        <w:rPr>
          <w:rFonts w:hint="eastAsia" w:ascii="宋体" w:hAnsi="宋体" w:cs="宋体"/>
          <w:color w:val="auto"/>
          <w:kern w:val="0"/>
          <w:highlight w:val="none"/>
        </w:rPr>
        <w:t>)      获取定义的参数</w:t>
      </w:r>
    </w:p>
    <w:p>
      <w:pPr>
        <w:widowControl/>
        <w:numPr>
          <w:ilvl w:val="0"/>
          <w:numId w:val="34"/>
        </w:numPr>
        <w:jc w:val="left"/>
        <w:rPr>
          <w:rFonts w:ascii="宋体" w:hAnsi="宋体" w:cs="宋体"/>
          <w:color w:val="auto"/>
          <w:kern w:val="0"/>
          <w:highlight w:val="none"/>
        </w:rPr>
      </w:pPr>
      <w:r>
        <w:rPr>
          <w:rFonts w:ascii="宋体" w:hAnsi="宋体" w:cs="宋体"/>
          <w:color w:val="auto"/>
          <w:kern w:val="0"/>
          <w:highlight w:val="none"/>
        </w:rPr>
        <w:t>SampleResult</w:t>
      </w:r>
      <w:r>
        <w:rPr>
          <w:rFonts w:hint="eastAsia" w:ascii="宋体" w:hAnsi="宋体" w:cs="宋体"/>
          <w:color w:val="auto"/>
          <w:kern w:val="0"/>
          <w:highlight w:val="none"/>
        </w:rPr>
        <w:t>.</w:t>
      </w:r>
      <w:r>
        <w:rPr>
          <w:rFonts w:ascii="宋体" w:hAnsi="宋体" w:cs="宋体"/>
          <w:color w:val="auto"/>
          <w:kern w:val="0"/>
          <w:highlight w:val="none"/>
        </w:rPr>
        <w:t>setSampleLabel( "Java请求哦");</w:t>
      </w:r>
      <w:r>
        <w:rPr>
          <w:rFonts w:hint="eastAsia" w:ascii="宋体" w:hAnsi="宋体" w:cs="宋体"/>
          <w:color w:val="auto"/>
          <w:kern w:val="0"/>
          <w:highlight w:val="none"/>
        </w:rPr>
        <w:t>//在聚合报告中显示的请求名称</w:t>
      </w:r>
    </w:p>
    <w:p>
      <w:pPr>
        <w:widowControl/>
        <w:numPr>
          <w:ilvl w:val="0"/>
          <w:numId w:val="34"/>
        </w:numPr>
        <w:jc w:val="left"/>
        <w:rPr>
          <w:rFonts w:ascii="宋体" w:hAnsi="宋体" w:cs="宋体"/>
          <w:color w:val="auto"/>
          <w:kern w:val="0"/>
          <w:highlight w:val="none"/>
        </w:rPr>
      </w:pPr>
    </w:p>
    <w:p>
      <w:pPr>
        <w:widowControl/>
        <w:numPr>
          <w:ilvl w:val="0"/>
          <w:numId w:val="34"/>
        </w:numPr>
        <w:jc w:val="left"/>
        <w:rPr>
          <w:rFonts w:ascii="宋体" w:hAnsi="宋体" w:cs="宋体"/>
          <w:color w:val="auto"/>
          <w:kern w:val="0"/>
          <w:highlight w:val="none"/>
        </w:rPr>
      </w:pPr>
      <w:r>
        <w:rPr>
          <w:rFonts w:ascii="宋体" w:hAnsi="宋体" w:cs="宋体"/>
          <w:color w:val="auto"/>
          <w:kern w:val="0"/>
          <w:highlight w:val="none"/>
        </w:rPr>
        <w:t>SampleResult</w:t>
      </w:r>
      <w:r>
        <w:rPr>
          <w:rFonts w:hint="eastAsia" w:ascii="宋体" w:hAnsi="宋体" w:cs="宋体"/>
          <w:color w:val="auto"/>
          <w:kern w:val="0"/>
          <w:highlight w:val="none"/>
        </w:rPr>
        <w:t>.</w:t>
      </w:r>
      <w:r>
        <w:rPr>
          <w:rFonts w:ascii="宋体" w:hAnsi="宋体" w:cs="宋体"/>
          <w:color w:val="auto"/>
          <w:kern w:val="0"/>
          <w:highlight w:val="none"/>
        </w:rPr>
        <w:t>sampleStart()    定义事务的开始，类似于LR的lr_start_transaction，和LR一样事务间不要放无关代码</w:t>
      </w:r>
    </w:p>
    <w:p>
      <w:pPr>
        <w:widowControl/>
        <w:numPr>
          <w:ilvl w:val="0"/>
          <w:numId w:val="34"/>
        </w:numPr>
        <w:jc w:val="left"/>
        <w:rPr>
          <w:rFonts w:ascii="宋体" w:hAnsi="宋体" w:cs="宋体"/>
          <w:color w:val="auto"/>
          <w:kern w:val="0"/>
          <w:highlight w:val="none"/>
        </w:rPr>
      </w:pPr>
      <w:r>
        <w:rPr>
          <w:rFonts w:ascii="宋体" w:hAnsi="宋体" w:cs="宋体"/>
          <w:color w:val="auto"/>
          <w:kern w:val="0"/>
          <w:highlight w:val="none"/>
        </w:rPr>
        <w:t>SampleResult</w:t>
      </w:r>
      <w:r>
        <w:rPr>
          <w:rFonts w:hint="eastAsia" w:ascii="宋体" w:hAnsi="宋体" w:cs="宋体"/>
          <w:color w:val="auto"/>
          <w:kern w:val="0"/>
          <w:highlight w:val="none"/>
        </w:rPr>
        <w:t>.</w:t>
      </w:r>
      <w:r>
        <w:rPr>
          <w:rFonts w:ascii="宋体" w:hAnsi="宋体" w:cs="宋体"/>
          <w:color w:val="auto"/>
          <w:kern w:val="0"/>
          <w:highlight w:val="none"/>
        </w:rPr>
        <w:t>sampleEnd</w:t>
      </w:r>
      <w:r>
        <w:rPr>
          <w:rFonts w:ascii="宋体" w:hAnsi="宋体" w:cs="宋体"/>
          <w:color w:val="auto"/>
          <w:kern w:val="0"/>
          <w:highlight w:val="none"/>
        </w:rPr>
        <w:t>()    定义事务的结束，类似于LR的lr_end_transaction</w:t>
      </w:r>
    </w:p>
    <w:p>
      <w:pPr>
        <w:widowControl/>
        <w:numPr>
          <w:ilvl w:val="0"/>
          <w:numId w:val="34"/>
        </w:numPr>
        <w:jc w:val="left"/>
        <w:rPr>
          <w:rFonts w:ascii="宋体" w:hAnsi="宋体" w:cs="宋体"/>
          <w:color w:val="auto"/>
          <w:kern w:val="0"/>
          <w:highlight w:val="none"/>
        </w:rPr>
      </w:pPr>
      <w:r>
        <w:rPr>
          <w:rFonts w:ascii="宋体" w:hAnsi="宋体" w:cs="宋体"/>
          <w:color w:val="auto"/>
          <w:kern w:val="0"/>
          <w:highlight w:val="none"/>
        </w:rPr>
        <w:t>SampleResult</w:t>
      </w:r>
      <w:r>
        <w:rPr>
          <w:rFonts w:hint="eastAsia" w:ascii="宋体" w:hAnsi="宋体" w:cs="宋体"/>
          <w:color w:val="auto"/>
          <w:kern w:val="0"/>
          <w:highlight w:val="none"/>
        </w:rPr>
        <w:t>.</w:t>
      </w:r>
      <w:r>
        <w:rPr>
          <w:rFonts w:ascii="宋体" w:hAnsi="宋体" w:cs="宋体"/>
          <w:color w:val="auto"/>
          <w:kern w:val="0"/>
          <w:highlight w:val="none"/>
        </w:rPr>
        <w:t>setSuccessful(true</w:t>
      </w:r>
      <w:r>
        <w:rPr>
          <w:rFonts w:hint="eastAsia" w:ascii="宋体" w:hAnsi="宋体" w:cs="宋体"/>
          <w:color w:val="auto"/>
          <w:kern w:val="0"/>
          <w:highlight w:val="none"/>
        </w:rPr>
        <w:t>/</w:t>
      </w:r>
      <w:r>
        <w:rPr>
          <w:rFonts w:ascii="宋体" w:hAnsi="宋体" w:cs="宋体"/>
          <w:color w:val="auto"/>
          <w:kern w:val="0"/>
          <w:highlight w:val="none"/>
        </w:rPr>
        <w:t>false)    设置运行结果的成功或失败，Jmeter统计成功失败的次数，在聚合报告中能够体现。</w:t>
      </w:r>
    </w:p>
    <w:p>
      <w:pPr>
        <w:pStyle w:val="24"/>
        <w:numPr>
          <w:ilvl w:val="0"/>
          <w:numId w:val="34"/>
        </w:numPr>
        <w:rPr>
          <w:color w:val="auto"/>
          <w:highlight w:val="none"/>
        </w:rPr>
      </w:pPr>
      <w:r>
        <w:rPr>
          <w:color w:val="auto"/>
          <w:highlight w:val="none"/>
        </w:rPr>
        <w:t>SampleResult</w:t>
      </w:r>
      <w:r>
        <w:rPr>
          <w:rFonts w:hint="eastAsia"/>
          <w:color w:val="auto"/>
          <w:highlight w:val="none"/>
        </w:rPr>
        <w:t>()</w:t>
      </w:r>
      <w:r>
        <w:rPr>
          <w:color w:val="auto"/>
          <w:highlight w:val="none"/>
        </w:rPr>
        <w:t>.setResponseData("结果是："+resultData, null);</w:t>
      </w:r>
      <w:r>
        <w:rPr>
          <w:rFonts w:hint="eastAsia"/>
          <w:color w:val="auto"/>
          <w:highlight w:val="none"/>
        </w:rPr>
        <w:t>--响应数据出现在查看结果数，</w:t>
      </w:r>
      <w:r>
        <w:rPr>
          <w:rFonts w:hint="eastAsia"/>
          <w:color w:val="auto"/>
          <w:highlight w:val="none"/>
        </w:rPr>
        <w:t>调试的时候用到</w:t>
      </w:r>
    </w:p>
    <w:p>
      <w:pPr>
        <w:pStyle w:val="24"/>
        <w:numPr>
          <w:ilvl w:val="0"/>
          <w:numId w:val="34"/>
        </w:numPr>
        <w:rPr>
          <w:color w:val="auto"/>
          <w:highlight w:val="none"/>
        </w:rPr>
      </w:pPr>
      <w:r>
        <w:rPr>
          <w:color w:val="auto"/>
          <w:highlight w:val="none"/>
        </w:rPr>
        <w:t>SampleResult</w:t>
      </w:r>
      <w:r>
        <w:rPr>
          <w:rFonts w:hint="eastAsia"/>
          <w:color w:val="auto"/>
          <w:highlight w:val="none"/>
        </w:rPr>
        <w:t>()</w:t>
      </w:r>
      <w:r>
        <w:rPr>
          <w:color w:val="auto"/>
          <w:highlight w:val="none"/>
        </w:rPr>
        <w:t>.setDataType(SampleResult.T</w:t>
      </w:r>
      <w:r>
        <w:rPr>
          <w:rFonts w:hint="eastAsia"/>
          <w:color w:val="auto"/>
          <w:highlight w:val="none"/>
        </w:rPr>
        <w:t>E</w:t>
      </w:r>
      <w:r>
        <w:rPr>
          <w:color w:val="auto"/>
          <w:highlight w:val="none"/>
        </w:rPr>
        <w:t>XT);</w:t>
      </w:r>
      <w:r>
        <w:rPr>
          <w:rFonts w:hint="eastAsia"/>
          <w:color w:val="auto"/>
          <w:highlight w:val="none"/>
        </w:rPr>
        <w:t xml:space="preserve">-- </w:t>
      </w:r>
      <w:r>
        <w:rPr>
          <w:rFonts w:hint="eastAsia"/>
          <w:color w:val="auto"/>
          <w:highlight w:val="none"/>
        </w:rPr>
        <w:t>数据结果格式（跟上一条一起</w:t>
      </w:r>
    </w:p>
    <w:p>
      <w:pPr>
        <w:widowControl/>
        <w:numPr>
          <w:ilvl w:val="0"/>
          <w:numId w:val="34"/>
        </w:numPr>
        <w:jc w:val="left"/>
        <w:rPr>
          <w:rFonts w:ascii="宋体" w:hAnsi="宋体" w:cs="宋体"/>
          <w:color w:val="auto"/>
          <w:kern w:val="0"/>
          <w:highlight w:val="none"/>
        </w:rPr>
      </w:pPr>
    </w:p>
    <w:p>
      <w:pPr>
        <w:widowControl/>
        <w:ind w:left="67" w:leftChars="28"/>
        <w:jc w:val="left"/>
        <w:rPr>
          <w:rFonts w:ascii="宋体" w:hAnsi="宋体" w:cs="宋体"/>
          <w:color w:val="auto"/>
          <w:kern w:val="0"/>
          <w:highlight w:val="none"/>
        </w:rPr>
      </w:pPr>
    </w:p>
    <w:p>
      <w:pPr>
        <w:widowControl/>
        <w:ind w:left="67" w:leftChars="28"/>
        <w:jc w:val="left"/>
        <w:rPr>
          <w:rFonts w:ascii="宋体" w:hAnsi="宋体" w:cs="宋体"/>
          <w:color w:val="auto"/>
          <w:kern w:val="0"/>
          <w:highlight w:val="none"/>
        </w:rPr>
      </w:pPr>
    </w:p>
    <w:p>
      <w:pPr>
        <w:pStyle w:val="4"/>
        <w:rPr>
          <w:color w:val="auto"/>
          <w:highlight w:val="none"/>
        </w:rPr>
      </w:pPr>
      <w:bookmarkStart w:id="72" w:name="_Toc3623"/>
      <w:r>
        <w:rPr>
          <w:color w:val="auto"/>
          <w:highlight w:val="none"/>
        </w:rPr>
        <w:t>自带Java Request Sampler</w:t>
      </w:r>
      <w:bookmarkEnd w:id="72"/>
    </w:p>
    <w:p>
      <w:pPr>
        <w:widowControl/>
        <w:spacing w:before="100" w:beforeAutospacing="1" w:after="100" w:afterAutospacing="1"/>
        <w:ind w:left="67" w:leftChars="28"/>
        <w:jc w:val="left"/>
        <w:rPr>
          <w:rFonts w:ascii="宋体" w:hAnsi="宋体" w:cs="宋体"/>
          <w:color w:val="auto"/>
          <w:kern w:val="0"/>
          <w:highlight w:val="none"/>
        </w:rPr>
      </w:pPr>
      <w:r>
        <w:rPr>
          <w:rFonts w:ascii="宋体" w:hAnsi="宋体" w:cs="宋体"/>
          <w:color w:val="auto"/>
          <w:kern w:val="0"/>
          <w:highlight w:val="none"/>
        </w:rPr>
        <w:t>JMeter默认实现了两个Java Request Sampler：SleepTest Sampler和JavaTest Sampler。</w:t>
      </w:r>
    </w:p>
    <w:p>
      <w:pPr>
        <w:widowControl/>
        <w:spacing w:before="100" w:beforeAutospacing="1" w:after="100" w:afterAutospacing="1"/>
        <w:ind w:left="67" w:leftChars="28"/>
        <w:jc w:val="left"/>
        <w:rPr>
          <w:rFonts w:ascii="宋体" w:hAnsi="宋体" w:cs="宋体"/>
          <w:color w:val="auto"/>
          <w:kern w:val="0"/>
          <w:highlight w:val="none"/>
        </w:rPr>
      </w:pPr>
      <w:r>
        <w:rPr>
          <w:rFonts w:ascii="宋体" w:hAnsi="宋体" w:cs="宋体"/>
          <w:color w:val="auto"/>
          <w:kern w:val="0"/>
          <w:highlight w:val="none"/>
        </w:rPr>
        <w:t>JavaTest Sampler不向服务器发送数据请求，一般被用作调试目的使用。</w:t>
      </w:r>
    </w:p>
    <w:p>
      <w:pPr>
        <w:widowControl/>
        <w:spacing w:before="100" w:beforeAutospacing="1" w:after="100" w:afterAutospacing="1"/>
        <w:ind w:left="67" w:leftChars="28"/>
        <w:jc w:val="left"/>
        <w:rPr>
          <w:rFonts w:ascii="宋体" w:hAnsi="宋体" w:cs="宋体"/>
          <w:color w:val="auto"/>
          <w:kern w:val="0"/>
          <w:highlight w:val="none"/>
        </w:rPr>
      </w:pPr>
      <w:r>
        <w:rPr>
          <w:rFonts w:ascii="宋体" w:hAnsi="宋体" w:cs="宋体"/>
          <w:color w:val="auto"/>
          <w:kern w:val="0"/>
          <w:highlight w:val="none"/>
        </w:rPr>
        <w:drawing>
          <wp:inline distT="0" distB="0" distL="114300" distR="114300">
            <wp:extent cx="6257925" cy="3829050"/>
            <wp:effectExtent l="0" t="0" r="9525" b="0"/>
            <wp:docPr id="54" name="图片 54" descr="说明: http://images.cnitblog.com/blog/442008/201411/25141946293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说明: http://images.cnitblog.com/blog/442008/201411/251419462931440.jpg"/>
                    <pic:cNvPicPr>
                      <a:picLocks noChangeAspect="1"/>
                    </pic:cNvPicPr>
                  </pic:nvPicPr>
                  <pic:blipFill>
                    <a:blip r:embed="rId67"/>
                    <a:stretch>
                      <a:fillRect/>
                    </a:stretch>
                  </pic:blipFill>
                  <pic:spPr>
                    <a:xfrm>
                      <a:off x="0" y="0"/>
                      <a:ext cx="6257925" cy="3829050"/>
                    </a:xfrm>
                    <a:prstGeom prst="rect">
                      <a:avLst/>
                    </a:prstGeom>
                    <a:noFill/>
                    <a:ln w="9525">
                      <a:noFill/>
                      <a:miter/>
                    </a:ln>
                  </pic:spPr>
                </pic:pic>
              </a:graphicData>
            </a:graphic>
          </wp:inline>
        </w:drawing>
      </w:r>
    </w:p>
    <w:p>
      <w:pPr>
        <w:widowControl/>
        <w:ind w:left="-1133" w:leftChars="-472"/>
        <w:jc w:val="left"/>
        <w:rPr>
          <w:rFonts w:ascii="宋体" w:hAnsi="宋体" w:cs="宋体"/>
          <w:color w:val="auto"/>
          <w:kern w:val="0"/>
          <w:highlight w:val="none"/>
        </w:rPr>
      </w:pPr>
    </w:p>
    <w:p>
      <w:pPr>
        <w:pStyle w:val="3"/>
        <w:rPr>
          <w:color w:val="auto"/>
          <w:highlight w:val="none"/>
        </w:rPr>
      </w:pPr>
      <w:bookmarkStart w:id="73" w:name="_Toc8661"/>
      <w:r>
        <w:rPr>
          <w:color w:val="auto"/>
          <w:highlight w:val="none"/>
        </w:rPr>
        <w:t>jmeter java</w:t>
      </w:r>
      <w:r>
        <w:rPr>
          <w:rFonts w:hint="eastAsia"/>
          <w:color w:val="auto"/>
          <w:highlight w:val="none"/>
        </w:rPr>
        <w:t>实现http协议 PerfmonTest代码</w:t>
      </w:r>
      <w:bookmarkEnd w:id="73"/>
    </w:p>
    <w:p>
      <w:pPr>
        <w:pStyle w:val="4"/>
        <w:rPr>
          <w:rFonts w:hint="eastAsia"/>
          <w:color w:val="auto"/>
          <w:highlight w:val="none"/>
        </w:rPr>
      </w:pPr>
      <w:bookmarkStart w:id="74" w:name="_Toc24460"/>
      <w:r>
        <w:rPr>
          <w:rFonts w:hint="eastAsia"/>
          <w:color w:val="auto"/>
          <w:highlight w:val="none"/>
        </w:rPr>
        <w:t>源码：类</w:t>
      </w:r>
      <w:r>
        <w:rPr>
          <w:color w:val="auto"/>
          <w:highlight w:val="none"/>
        </w:rPr>
        <w:t>HttpRequest</w:t>
      </w:r>
      <w:r>
        <w:rPr>
          <w:rFonts w:hint="eastAsia"/>
          <w:color w:val="auto"/>
          <w:highlight w:val="none"/>
        </w:rPr>
        <w:t>(Get/Post)</w:t>
      </w:r>
      <w:bookmarkEnd w:id="74"/>
    </w:p>
    <w:p>
      <w:pPr>
        <w:autoSpaceDE w:val="0"/>
        <w:autoSpaceDN w:val="0"/>
        <w:adjustRightInd w:val="0"/>
        <w:jc w:val="left"/>
        <w:rPr>
          <w:rFonts w:ascii="Consolas" w:hAnsi="Consolas" w:cs="Consolas"/>
          <w:color w:val="auto"/>
          <w:kern w:val="0"/>
          <w:highlight w:val="none"/>
        </w:rPr>
      </w:pPr>
      <w:r>
        <w:rPr>
          <w:rFonts w:ascii="Consolas" w:hAnsi="Consolas" w:cs="Consolas"/>
          <w:b/>
          <w:bCs/>
          <w:color w:val="auto"/>
          <w:kern w:val="0"/>
          <w:highlight w:val="none"/>
        </w:rPr>
        <w:t>package</w:t>
      </w:r>
      <w:r>
        <w:rPr>
          <w:rFonts w:ascii="Consolas" w:hAnsi="Consolas" w:cs="Consolas"/>
          <w:color w:val="auto"/>
          <w:kern w:val="0"/>
          <w:highlight w:val="none"/>
        </w:rPr>
        <w:t xml:space="preserve"> com.util;</w:t>
      </w:r>
    </w:p>
    <w:p>
      <w:pPr>
        <w:autoSpaceDE w:val="0"/>
        <w:autoSpaceDN w:val="0"/>
        <w:adjustRightInd w:val="0"/>
        <w:jc w:val="left"/>
        <w:rPr>
          <w:rFonts w:ascii="Consolas" w:hAnsi="Consolas" w:cs="Consolas"/>
          <w:color w:val="auto"/>
          <w:kern w:val="0"/>
          <w:highlight w:val="none"/>
        </w:rPr>
      </w:pPr>
    </w:p>
    <w:p>
      <w:pPr>
        <w:autoSpaceDE w:val="0"/>
        <w:autoSpaceDN w:val="0"/>
        <w:adjustRightInd w:val="0"/>
        <w:jc w:val="left"/>
        <w:rPr>
          <w:rFonts w:ascii="Consolas" w:hAnsi="Consolas" w:cs="Consolas"/>
          <w:color w:val="auto"/>
          <w:kern w:val="0"/>
          <w:highlight w:val="none"/>
        </w:rPr>
      </w:pPr>
      <w:r>
        <w:rPr>
          <w:rFonts w:ascii="Consolas" w:hAnsi="Consolas" w:cs="Consolas"/>
          <w:b/>
          <w:bCs/>
          <w:color w:val="auto"/>
          <w:kern w:val="0"/>
          <w:highlight w:val="none"/>
        </w:rPr>
        <w:t>import</w:t>
      </w:r>
      <w:r>
        <w:rPr>
          <w:rFonts w:ascii="Consolas" w:hAnsi="Consolas" w:cs="Consolas"/>
          <w:color w:val="auto"/>
          <w:kern w:val="0"/>
          <w:highlight w:val="none"/>
        </w:rPr>
        <w:t xml:space="preserve"> java.io.</w:t>
      </w:r>
      <w:r>
        <w:rPr>
          <w:rFonts w:ascii="Consolas" w:hAnsi="Consolas" w:cs="Consolas"/>
          <w:color w:val="auto"/>
          <w:kern w:val="0"/>
          <w:highlight w:val="none"/>
          <w:u w:val="single"/>
        </w:rPr>
        <w:t>BufferedReader</w:t>
      </w:r>
      <w:r>
        <w:rPr>
          <w:rFonts w:ascii="Consolas" w:hAnsi="Consolas" w:cs="Consolas"/>
          <w:color w:val="auto"/>
          <w:kern w:val="0"/>
          <w:highlight w:val="none"/>
        </w:rPr>
        <w:t>;</w:t>
      </w:r>
    </w:p>
    <w:p>
      <w:pPr>
        <w:autoSpaceDE w:val="0"/>
        <w:autoSpaceDN w:val="0"/>
        <w:adjustRightInd w:val="0"/>
        <w:jc w:val="left"/>
        <w:rPr>
          <w:rFonts w:ascii="Consolas" w:hAnsi="Consolas" w:cs="Consolas"/>
          <w:color w:val="auto"/>
          <w:kern w:val="0"/>
          <w:highlight w:val="none"/>
        </w:rPr>
      </w:pPr>
      <w:r>
        <w:rPr>
          <w:rFonts w:ascii="Consolas" w:hAnsi="Consolas" w:cs="Consolas"/>
          <w:b/>
          <w:bCs/>
          <w:color w:val="auto"/>
          <w:kern w:val="0"/>
          <w:highlight w:val="none"/>
        </w:rPr>
        <w:t>import</w:t>
      </w:r>
      <w:r>
        <w:rPr>
          <w:rFonts w:ascii="Consolas" w:hAnsi="Consolas" w:cs="Consolas"/>
          <w:color w:val="auto"/>
          <w:kern w:val="0"/>
          <w:highlight w:val="none"/>
        </w:rPr>
        <w:t xml:space="preserve"> java.io.IOException;</w:t>
      </w:r>
    </w:p>
    <w:p>
      <w:pPr>
        <w:autoSpaceDE w:val="0"/>
        <w:autoSpaceDN w:val="0"/>
        <w:adjustRightInd w:val="0"/>
        <w:jc w:val="left"/>
        <w:rPr>
          <w:rFonts w:ascii="Consolas" w:hAnsi="Consolas" w:cs="Consolas"/>
          <w:color w:val="auto"/>
          <w:kern w:val="0"/>
          <w:highlight w:val="none"/>
        </w:rPr>
      </w:pPr>
      <w:r>
        <w:rPr>
          <w:rFonts w:ascii="Consolas" w:hAnsi="Consolas" w:cs="Consolas"/>
          <w:b/>
          <w:bCs/>
          <w:color w:val="auto"/>
          <w:kern w:val="0"/>
          <w:highlight w:val="none"/>
        </w:rPr>
        <w:t>import</w:t>
      </w:r>
      <w:r>
        <w:rPr>
          <w:rFonts w:ascii="Consolas" w:hAnsi="Consolas" w:cs="Consolas"/>
          <w:color w:val="auto"/>
          <w:kern w:val="0"/>
          <w:highlight w:val="none"/>
        </w:rPr>
        <w:t xml:space="preserve"> java.io.InputStreamReader;</w:t>
      </w:r>
    </w:p>
    <w:p>
      <w:pPr>
        <w:autoSpaceDE w:val="0"/>
        <w:autoSpaceDN w:val="0"/>
        <w:adjustRightInd w:val="0"/>
        <w:jc w:val="left"/>
        <w:rPr>
          <w:rFonts w:ascii="Consolas" w:hAnsi="Consolas" w:cs="Consolas"/>
          <w:color w:val="auto"/>
          <w:kern w:val="0"/>
          <w:highlight w:val="none"/>
        </w:rPr>
      </w:pPr>
      <w:r>
        <w:rPr>
          <w:rFonts w:ascii="Consolas" w:hAnsi="Consolas" w:cs="Consolas"/>
          <w:b/>
          <w:bCs/>
          <w:color w:val="auto"/>
          <w:kern w:val="0"/>
          <w:highlight w:val="none"/>
        </w:rPr>
        <w:t>import</w:t>
      </w:r>
      <w:r>
        <w:rPr>
          <w:rFonts w:ascii="Consolas" w:hAnsi="Consolas" w:cs="Consolas"/>
          <w:color w:val="auto"/>
          <w:kern w:val="0"/>
          <w:highlight w:val="none"/>
        </w:rPr>
        <w:t xml:space="preserve"> java.io.OutputStreamWriter;</w:t>
      </w:r>
    </w:p>
    <w:p>
      <w:pPr>
        <w:autoSpaceDE w:val="0"/>
        <w:autoSpaceDN w:val="0"/>
        <w:adjustRightInd w:val="0"/>
        <w:jc w:val="left"/>
        <w:rPr>
          <w:rFonts w:ascii="Consolas" w:hAnsi="Consolas" w:cs="Consolas"/>
          <w:color w:val="auto"/>
          <w:kern w:val="0"/>
          <w:highlight w:val="none"/>
        </w:rPr>
      </w:pPr>
      <w:r>
        <w:rPr>
          <w:rFonts w:ascii="Consolas" w:hAnsi="Consolas" w:cs="Consolas"/>
          <w:b/>
          <w:bCs/>
          <w:color w:val="auto"/>
          <w:kern w:val="0"/>
          <w:highlight w:val="none"/>
        </w:rPr>
        <w:t>import</w:t>
      </w:r>
      <w:r>
        <w:rPr>
          <w:rFonts w:ascii="Consolas" w:hAnsi="Consolas" w:cs="Consolas"/>
          <w:color w:val="auto"/>
          <w:kern w:val="0"/>
          <w:highlight w:val="none"/>
        </w:rPr>
        <w:t xml:space="preserve"> java.io.PrintWriter;</w:t>
      </w:r>
    </w:p>
    <w:p>
      <w:pPr>
        <w:autoSpaceDE w:val="0"/>
        <w:autoSpaceDN w:val="0"/>
        <w:adjustRightInd w:val="0"/>
        <w:jc w:val="left"/>
        <w:rPr>
          <w:rFonts w:ascii="Consolas" w:hAnsi="Consolas" w:cs="Consolas"/>
          <w:color w:val="auto"/>
          <w:kern w:val="0"/>
          <w:highlight w:val="none"/>
        </w:rPr>
      </w:pPr>
      <w:r>
        <w:rPr>
          <w:rFonts w:ascii="Consolas" w:hAnsi="Consolas" w:cs="Consolas"/>
          <w:b/>
          <w:bCs/>
          <w:color w:val="auto"/>
          <w:kern w:val="0"/>
          <w:highlight w:val="none"/>
        </w:rPr>
        <w:t>import</w:t>
      </w:r>
      <w:r>
        <w:rPr>
          <w:rFonts w:ascii="Consolas" w:hAnsi="Consolas" w:cs="Consolas"/>
          <w:color w:val="auto"/>
          <w:kern w:val="0"/>
          <w:highlight w:val="none"/>
        </w:rPr>
        <w:t xml:space="preserve"> java.net.URL;</w:t>
      </w:r>
    </w:p>
    <w:p>
      <w:pPr>
        <w:autoSpaceDE w:val="0"/>
        <w:autoSpaceDN w:val="0"/>
        <w:adjustRightInd w:val="0"/>
        <w:jc w:val="left"/>
        <w:rPr>
          <w:rFonts w:ascii="Consolas" w:hAnsi="Consolas" w:cs="Consolas"/>
          <w:color w:val="auto"/>
          <w:kern w:val="0"/>
          <w:highlight w:val="none"/>
        </w:rPr>
      </w:pPr>
      <w:r>
        <w:rPr>
          <w:rFonts w:ascii="Consolas" w:hAnsi="Consolas" w:cs="Consolas"/>
          <w:b/>
          <w:bCs/>
          <w:color w:val="auto"/>
          <w:kern w:val="0"/>
          <w:highlight w:val="none"/>
        </w:rPr>
        <w:t>import</w:t>
      </w:r>
      <w:r>
        <w:rPr>
          <w:rFonts w:ascii="Consolas" w:hAnsi="Consolas" w:cs="Consolas"/>
          <w:color w:val="auto"/>
          <w:kern w:val="0"/>
          <w:highlight w:val="none"/>
        </w:rPr>
        <w:t xml:space="preserve"> java.net.URLConnection;</w:t>
      </w:r>
    </w:p>
    <w:p>
      <w:pPr>
        <w:autoSpaceDE w:val="0"/>
        <w:autoSpaceDN w:val="0"/>
        <w:adjustRightInd w:val="0"/>
        <w:jc w:val="left"/>
        <w:rPr>
          <w:rFonts w:ascii="Consolas" w:hAnsi="Consolas" w:cs="Consolas"/>
          <w:color w:val="auto"/>
          <w:kern w:val="0"/>
          <w:highlight w:val="none"/>
        </w:rPr>
      </w:pPr>
      <w:r>
        <w:rPr>
          <w:rFonts w:ascii="Consolas" w:hAnsi="Consolas" w:cs="Consolas"/>
          <w:b/>
          <w:bCs/>
          <w:color w:val="auto"/>
          <w:kern w:val="0"/>
          <w:highlight w:val="none"/>
        </w:rPr>
        <w:t>import</w:t>
      </w:r>
      <w:r>
        <w:rPr>
          <w:rFonts w:ascii="Consolas" w:hAnsi="Consolas" w:cs="Consolas"/>
          <w:color w:val="auto"/>
          <w:kern w:val="0"/>
          <w:highlight w:val="none"/>
        </w:rPr>
        <w:t xml:space="preserve"> java.util.List;</w:t>
      </w:r>
    </w:p>
    <w:p>
      <w:pPr>
        <w:autoSpaceDE w:val="0"/>
        <w:autoSpaceDN w:val="0"/>
        <w:adjustRightInd w:val="0"/>
        <w:jc w:val="left"/>
        <w:rPr>
          <w:rFonts w:ascii="Consolas" w:hAnsi="Consolas" w:cs="Consolas"/>
          <w:color w:val="auto"/>
          <w:kern w:val="0"/>
          <w:highlight w:val="none"/>
        </w:rPr>
      </w:pPr>
      <w:r>
        <w:rPr>
          <w:rFonts w:ascii="Consolas" w:hAnsi="Consolas" w:cs="Consolas"/>
          <w:b/>
          <w:bCs/>
          <w:color w:val="auto"/>
          <w:kern w:val="0"/>
          <w:highlight w:val="none"/>
        </w:rPr>
        <w:t>import</w:t>
      </w:r>
      <w:r>
        <w:rPr>
          <w:rFonts w:ascii="Consolas" w:hAnsi="Consolas" w:cs="Consolas"/>
          <w:color w:val="auto"/>
          <w:kern w:val="0"/>
          <w:highlight w:val="none"/>
        </w:rPr>
        <w:t xml:space="preserve"> java.util.Map;</w:t>
      </w:r>
    </w:p>
    <w:p>
      <w:pPr>
        <w:autoSpaceDE w:val="0"/>
        <w:autoSpaceDN w:val="0"/>
        <w:adjustRightInd w:val="0"/>
        <w:jc w:val="left"/>
        <w:rPr>
          <w:rFonts w:ascii="Consolas" w:hAnsi="Consolas" w:cs="Consolas"/>
          <w:color w:val="auto"/>
          <w:kern w:val="0"/>
          <w:highlight w:val="none"/>
        </w:rPr>
      </w:pPr>
    </w:p>
    <w:p>
      <w:pPr>
        <w:autoSpaceDE w:val="0"/>
        <w:autoSpaceDN w:val="0"/>
        <w:adjustRightInd w:val="0"/>
        <w:jc w:val="left"/>
        <w:rPr>
          <w:rFonts w:ascii="Consolas" w:hAnsi="Consolas" w:cs="Consolas"/>
          <w:color w:val="auto"/>
          <w:kern w:val="0"/>
          <w:highlight w:val="none"/>
        </w:rPr>
      </w:pPr>
      <w:r>
        <w:rPr>
          <w:rFonts w:ascii="Consolas" w:hAnsi="Consolas" w:cs="Consolas"/>
          <w:b/>
          <w:bCs/>
          <w:color w:val="auto"/>
          <w:kern w:val="0"/>
          <w:highlight w:val="none"/>
        </w:rPr>
        <w:t>public</w:t>
      </w:r>
      <w:r>
        <w:rPr>
          <w:rFonts w:ascii="Consolas" w:hAnsi="Consolas" w:cs="Consolas"/>
          <w:color w:val="auto"/>
          <w:kern w:val="0"/>
          <w:highlight w:val="none"/>
        </w:rPr>
        <w:t xml:space="preserve"> </w:t>
      </w:r>
      <w:r>
        <w:rPr>
          <w:rFonts w:ascii="Consolas" w:hAnsi="Consolas" w:cs="Consolas"/>
          <w:b/>
          <w:bCs/>
          <w:color w:val="auto"/>
          <w:kern w:val="0"/>
          <w:highlight w:val="none"/>
        </w:rPr>
        <w:t>class</w:t>
      </w:r>
      <w:r>
        <w:rPr>
          <w:rFonts w:ascii="Consolas" w:hAnsi="Consolas" w:cs="Consolas"/>
          <w:color w:val="auto"/>
          <w:kern w:val="0"/>
          <w:highlight w:val="none"/>
        </w:rPr>
        <w:t xml:space="preserve"> HttpRequest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color w:val="auto"/>
          <w:kern w:val="0"/>
          <w:highlight w:val="none"/>
        </w:rPr>
        <w:t>/**</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 向指定URL发送GET方法的请求</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 </w:t>
      </w:r>
      <w:r>
        <w:rPr>
          <w:rFonts w:ascii="Consolas" w:hAnsi="Consolas" w:cs="Consolas"/>
          <w:b/>
          <w:bCs/>
          <w:color w:val="auto"/>
          <w:kern w:val="0"/>
          <w:highlight w:val="none"/>
        </w:rPr>
        <w:t>@param</w:t>
      </w:r>
      <w:r>
        <w:rPr>
          <w:rFonts w:ascii="Consolas" w:hAnsi="Consolas" w:cs="Consolas"/>
          <w:color w:val="auto"/>
          <w:kern w:val="0"/>
          <w:highlight w:val="none"/>
        </w:rPr>
        <w:t xml:space="preserve"> url</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            发送请求的URL</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 </w:t>
      </w:r>
      <w:r>
        <w:rPr>
          <w:rFonts w:ascii="Consolas" w:hAnsi="Consolas" w:cs="Consolas"/>
          <w:b/>
          <w:bCs/>
          <w:color w:val="auto"/>
          <w:kern w:val="0"/>
          <w:highlight w:val="none"/>
        </w:rPr>
        <w:t>@param</w:t>
      </w:r>
      <w:r>
        <w:rPr>
          <w:rFonts w:ascii="Consolas" w:hAnsi="Consolas" w:cs="Consolas"/>
          <w:color w:val="auto"/>
          <w:kern w:val="0"/>
          <w:highlight w:val="none"/>
        </w:rPr>
        <w:t xml:space="preserve"> param</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            请求参数，请求参数应该是 name1=value1&amp;name2=value2 的形式。</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 </w:t>
      </w:r>
      <w:r>
        <w:rPr>
          <w:rFonts w:ascii="Consolas" w:hAnsi="Consolas" w:cs="Consolas"/>
          <w:b/>
          <w:bCs/>
          <w:color w:val="auto"/>
          <w:kern w:val="0"/>
          <w:highlight w:val="none"/>
        </w:rPr>
        <w:t>@return</w:t>
      </w:r>
      <w:r>
        <w:rPr>
          <w:rFonts w:ascii="Consolas" w:hAnsi="Consolas" w:cs="Consolas"/>
          <w:color w:val="auto"/>
          <w:kern w:val="0"/>
          <w:highlight w:val="none"/>
        </w:rPr>
        <w:t xml:space="preserve"> URL 所代表远程资源的响应结果</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b/>
          <w:bCs/>
          <w:color w:val="auto"/>
          <w:kern w:val="0"/>
          <w:highlight w:val="none"/>
        </w:rPr>
        <w:t>public</w:t>
      </w:r>
      <w:r>
        <w:rPr>
          <w:rFonts w:ascii="Consolas" w:hAnsi="Consolas" w:cs="Consolas"/>
          <w:color w:val="auto"/>
          <w:kern w:val="0"/>
          <w:highlight w:val="none"/>
        </w:rPr>
        <w:t xml:space="preserve"> </w:t>
      </w:r>
      <w:r>
        <w:rPr>
          <w:rFonts w:ascii="Consolas" w:hAnsi="Consolas" w:cs="Consolas"/>
          <w:b/>
          <w:bCs/>
          <w:color w:val="auto"/>
          <w:kern w:val="0"/>
          <w:highlight w:val="none"/>
        </w:rPr>
        <w:t>static</w:t>
      </w:r>
      <w:r>
        <w:rPr>
          <w:rFonts w:ascii="Consolas" w:hAnsi="Consolas" w:cs="Consolas"/>
          <w:color w:val="auto"/>
          <w:kern w:val="0"/>
          <w:highlight w:val="none"/>
        </w:rPr>
        <w:t xml:space="preserve"> String sendGet(String url, String param)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String result = </w:t>
      </w:r>
      <w:r>
        <w:rPr>
          <w:rFonts w:ascii="Consolas" w:hAnsi="Consolas" w:cs="Consolas"/>
          <w:color w:val="auto"/>
          <w:kern w:val="0"/>
          <w:highlight w:val="none"/>
        </w:rPr>
        <w:t>""</w:t>
      </w:r>
      <w:r>
        <w:rPr>
          <w:rFonts w:ascii="Consolas" w:hAnsi="Consolas" w:cs="Consolas"/>
          <w:color w:val="auto"/>
          <w:kern w:val="0"/>
          <w:highlight w:val="none"/>
        </w:rPr>
        <w:t>;</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BufferedReader in = </w:t>
      </w:r>
      <w:r>
        <w:rPr>
          <w:rFonts w:ascii="Consolas" w:hAnsi="Consolas" w:cs="Consolas"/>
          <w:b/>
          <w:bCs/>
          <w:color w:val="auto"/>
          <w:kern w:val="0"/>
          <w:highlight w:val="none"/>
        </w:rPr>
        <w:t>null</w:t>
      </w:r>
      <w:r>
        <w:rPr>
          <w:rFonts w:ascii="Consolas" w:hAnsi="Consolas" w:cs="Consolas"/>
          <w:color w:val="auto"/>
          <w:kern w:val="0"/>
          <w:highlight w:val="none"/>
        </w:rPr>
        <w:t>;</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String urlNameString=</w:t>
      </w:r>
      <w:r>
        <w:rPr>
          <w:rFonts w:ascii="Consolas" w:hAnsi="Consolas" w:cs="Consolas"/>
          <w:color w:val="auto"/>
          <w:kern w:val="0"/>
          <w:highlight w:val="none"/>
        </w:rPr>
        <w:t>""</w:t>
      </w:r>
      <w:r>
        <w:rPr>
          <w:rFonts w:ascii="Consolas" w:hAnsi="Consolas" w:cs="Consolas"/>
          <w:color w:val="auto"/>
          <w:kern w:val="0"/>
          <w:highlight w:val="none"/>
        </w:rPr>
        <w:t>;</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b/>
          <w:bCs/>
          <w:color w:val="auto"/>
          <w:kern w:val="0"/>
          <w:highlight w:val="none"/>
        </w:rPr>
        <w:t>try</w:t>
      </w:r>
      <w:r>
        <w:rPr>
          <w:rFonts w:ascii="Consolas" w:hAnsi="Consolas" w:cs="Consolas"/>
          <w:color w:val="auto"/>
          <w:kern w:val="0"/>
          <w:highlight w:val="none"/>
        </w:rPr>
        <w:t xml:space="preserve">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color w:val="auto"/>
          <w:kern w:val="0"/>
          <w:highlight w:val="none"/>
        </w:rPr>
        <w:tab/>
      </w:r>
      <w:r>
        <w:rPr>
          <w:rFonts w:ascii="Consolas" w:hAnsi="Consolas" w:cs="Consolas"/>
          <w:b/>
          <w:bCs/>
          <w:color w:val="auto"/>
          <w:kern w:val="0"/>
          <w:highlight w:val="none"/>
        </w:rPr>
        <w:t>if</w:t>
      </w:r>
      <w:r>
        <w:rPr>
          <w:rFonts w:ascii="Consolas" w:hAnsi="Consolas" w:cs="Consolas"/>
          <w:color w:val="auto"/>
          <w:kern w:val="0"/>
          <w:highlight w:val="none"/>
        </w:rPr>
        <w:t>(param.length()&gt;0){</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urlNameString = url + </w:t>
      </w:r>
      <w:r>
        <w:rPr>
          <w:rFonts w:ascii="Consolas" w:hAnsi="Consolas" w:cs="Consolas"/>
          <w:color w:val="auto"/>
          <w:kern w:val="0"/>
          <w:highlight w:val="none"/>
        </w:rPr>
        <w:t>"?"</w:t>
      </w:r>
      <w:r>
        <w:rPr>
          <w:rFonts w:ascii="Consolas" w:hAnsi="Consolas" w:cs="Consolas"/>
          <w:color w:val="auto"/>
          <w:kern w:val="0"/>
          <w:highlight w:val="none"/>
        </w:rPr>
        <w:t xml:space="preserve"> + param;</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color w:val="auto"/>
          <w:kern w:val="0"/>
          <w:highlight w:val="none"/>
        </w:rPr>
        <w:t>// System.out.printf("urlNameString的值是：：%s",urlNameString);</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color w:val="auto"/>
          <w:kern w:val="0"/>
          <w:highlight w:val="none"/>
        </w:rPr>
        <w:tab/>
      </w:r>
      <w:r>
        <w:rPr>
          <w:rFonts w:ascii="Consolas" w:hAnsi="Consolas" w:cs="Consolas"/>
          <w:color w:val="auto"/>
          <w:kern w:val="0"/>
          <w:highlight w:val="none"/>
        </w:rPr>
        <w:t>}</w:t>
      </w:r>
      <w:r>
        <w:rPr>
          <w:rFonts w:ascii="Consolas" w:hAnsi="Consolas" w:cs="Consolas"/>
          <w:b/>
          <w:bCs/>
          <w:color w:val="auto"/>
          <w:kern w:val="0"/>
          <w:highlight w:val="none"/>
        </w:rPr>
        <w:t>else</w:t>
      </w:r>
      <w:r>
        <w:rPr>
          <w:rFonts w:ascii="Consolas" w:hAnsi="Consolas" w:cs="Consolas"/>
          <w:color w:val="auto"/>
          <w:kern w:val="0"/>
          <w:highlight w:val="none"/>
        </w:rPr>
        <w:t xml:space="preserve">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color w:val="auto"/>
          <w:kern w:val="0"/>
          <w:highlight w:val="none"/>
        </w:rPr>
        <w:tab/>
      </w:r>
      <w:r>
        <w:rPr>
          <w:rFonts w:ascii="Consolas" w:hAnsi="Consolas" w:cs="Consolas"/>
          <w:color w:val="auto"/>
          <w:kern w:val="0"/>
          <w:highlight w:val="none"/>
        </w:rPr>
        <w:t>urlNameString = url;</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color w:val="auto"/>
          <w:kern w:val="0"/>
          <w:highlight w:val="none"/>
        </w:rPr>
        <w:tab/>
      </w:r>
      <w:r>
        <w:rPr>
          <w:rFonts w:ascii="Consolas" w:hAnsi="Consolas" w:cs="Consolas"/>
          <w:color w:val="auto"/>
          <w:kern w:val="0"/>
          <w:highlight w:val="none"/>
        </w:rPr>
        <w:t>//System.err.printf("urlNameString的值是：：%s",urlNameString);</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ab/>
      </w:r>
      <w:r>
        <w:rPr>
          <w:rFonts w:ascii="Consolas" w:hAnsi="Consolas" w:cs="Consolas"/>
          <w:color w:val="auto"/>
          <w:kern w:val="0"/>
          <w:highlight w:val="none"/>
        </w:rPr>
        <w:tab/>
      </w:r>
      <w:r>
        <w:rPr>
          <w:rFonts w:ascii="Consolas" w:hAnsi="Consolas" w:cs="Consolas"/>
          <w:color w:val="auto"/>
          <w:kern w:val="0"/>
          <w:highlight w:val="none"/>
        </w:rPr>
        <w:tab/>
      </w:r>
      <w:r>
        <w:rPr>
          <w:rFonts w:ascii="Consolas" w:hAnsi="Consolas" w:cs="Consolas"/>
          <w:color w:val="auto"/>
          <w:kern w:val="0"/>
          <w:highlight w:val="none"/>
        </w:rPr>
        <w:t>}</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color w:val="auto"/>
          <w:kern w:val="0"/>
          <w:highlight w:val="none"/>
        </w:rPr>
        <w:t>//</w:t>
      </w:r>
      <w:r>
        <w:rPr>
          <w:rFonts w:ascii="Consolas" w:hAnsi="Consolas" w:cs="Consolas"/>
          <w:color w:val="auto"/>
          <w:kern w:val="0"/>
          <w:highlight w:val="none"/>
          <w:u w:val="single"/>
        </w:rPr>
        <w:t>url</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color w:val="auto"/>
          <w:kern w:val="0"/>
          <w:highlight w:val="none"/>
        </w:rPr>
        <w:tab/>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URL realUrl = </w:t>
      </w:r>
      <w:r>
        <w:rPr>
          <w:rFonts w:ascii="Consolas" w:hAnsi="Consolas" w:cs="Consolas"/>
          <w:b/>
          <w:bCs/>
          <w:color w:val="auto"/>
          <w:kern w:val="0"/>
          <w:highlight w:val="none"/>
        </w:rPr>
        <w:t>new</w:t>
      </w:r>
      <w:r>
        <w:rPr>
          <w:rFonts w:ascii="Consolas" w:hAnsi="Consolas" w:cs="Consolas"/>
          <w:color w:val="auto"/>
          <w:kern w:val="0"/>
          <w:highlight w:val="none"/>
        </w:rPr>
        <w:t xml:space="preserve"> URL(urlNameString);</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color w:val="auto"/>
          <w:kern w:val="0"/>
          <w:highlight w:val="none"/>
        </w:rPr>
        <w:t>// 打开和URL之间的连接</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URLConnection connection = realUrl.openConnection();</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color w:val="auto"/>
          <w:kern w:val="0"/>
          <w:highlight w:val="none"/>
        </w:rPr>
        <w:t>// 设置通用的请求属性</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connection.setRequestProperty(</w:t>
      </w:r>
      <w:r>
        <w:rPr>
          <w:rFonts w:ascii="Consolas" w:hAnsi="Consolas" w:cs="Consolas"/>
          <w:color w:val="auto"/>
          <w:kern w:val="0"/>
          <w:highlight w:val="none"/>
        </w:rPr>
        <w:t>"accept"</w:t>
      </w:r>
      <w:r>
        <w:rPr>
          <w:rFonts w:ascii="Consolas" w:hAnsi="Consolas" w:cs="Consolas"/>
          <w:color w:val="auto"/>
          <w:kern w:val="0"/>
          <w:highlight w:val="none"/>
        </w:rPr>
        <w:t xml:space="preserve">, </w:t>
      </w:r>
      <w:r>
        <w:rPr>
          <w:rFonts w:ascii="Consolas" w:hAnsi="Consolas" w:cs="Consolas"/>
          <w:color w:val="auto"/>
          <w:kern w:val="0"/>
          <w:highlight w:val="none"/>
        </w:rPr>
        <w:t>"*/*"</w:t>
      </w:r>
      <w:r>
        <w:rPr>
          <w:rFonts w:ascii="Consolas" w:hAnsi="Consolas" w:cs="Consolas"/>
          <w:color w:val="auto"/>
          <w:kern w:val="0"/>
          <w:highlight w:val="none"/>
        </w:rPr>
        <w:t>);</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connection.setRequestProperty(</w:t>
      </w:r>
      <w:r>
        <w:rPr>
          <w:rFonts w:ascii="Consolas" w:hAnsi="Consolas" w:cs="Consolas"/>
          <w:color w:val="auto"/>
          <w:kern w:val="0"/>
          <w:highlight w:val="none"/>
        </w:rPr>
        <w:t>"connection"</w:t>
      </w:r>
      <w:r>
        <w:rPr>
          <w:rFonts w:ascii="Consolas" w:hAnsi="Consolas" w:cs="Consolas"/>
          <w:color w:val="auto"/>
          <w:kern w:val="0"/>
          <w:highlight w:val="none"/>
        </w:rPr>
        <w:t xml:space="preserve">, </w:t>
      </w:r>
      <w:r>
        <w:rPr>
          <w:rFonts w:ascii="Consolas" w:hAnsi="Consolas" w:cs="Consolas"/>
          <w:color w:val="auto"/>
          <w:kern w:val="0"/>
          <w:highlight w:val="none"/>
        </w:rPr>
        <w:t>"Keep-Alive"</w:t>
      </w:r>
      <w:r>
        <w:rPr>
          <w:rFonts w:ascii="Consolas" w:hAnsi="Consolas" w:cs="Consolas"/>
          <w:color w:val="auto"/>
          <w:kern w:val="0"/>
          <w:highlight w:val="none"/>
        </w:rPr>
        <w:t>);</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connection.setRequestProperty(</w:t>
      </w:r>
      <w:r>
        <w:rPr>
          <w:rFonts w:ascii="Consolas" w:hAnsi="Consolas" w:cs="Consolas"/>
          <w:color w:val="auto"/>
          <w:kern w:val="0"/>
          <w:highlight w:val="none"/>
        </w:rPr>
        <w:t>"user-agent"</w:t>
      </w:r>
      <w:r>
        <w:rPr>
          <w:rFonts w:ascii="Consolas" w:hAnsi="Consolas" w:cs="Consolas"/>
          <w:color w:val="auto"/>
          <w:kern w:val="0"/>
          <w:highlight w:val="none"/>
        </w:rPr>
        <w:t>,</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color w:val="auto"/>
          <w:kern w:val="0"/>
          <w:highlight w:val="none"/>
        </w:rPr>
        <w:t>"Mozilla/4.0 (compatible; MSIE 6.0; Windows NT 5.1;SV1)"</w:t>
      </w:r>
      <w:r>
        <w:rPr>
          <w:rFonts w:ascii="Consolas" w:hAnsi="Consolas" w:cs="Consolas"/>
          <w:color w:val="auto"/>
          <w:kern w:val="0"/>
          <w:highlight w:val="none"/>
        </w:rPr>
        <w:t>);</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color w:val="auto"/>
          <w:kern w:val="0"/>
          <w:highlight w:val="none"/>
        </w:rPr>
        <w:t>// 建立实际的连接</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connection.connect();</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color w:val="auto"/>
          <w:kern w:val="0"/>
          <w:highlight w:val="none"/>
        </w:rPr>
        <w:t>// 获取所有响应头字段</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Map&lt;String, List&lt;String&gt;&gt; map = connection.getHeaderFields();</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color w:val="auto"/>
          <w:kern w:val="0"/>
          <w:highlight w:val="none"/>
        </w:rPr>
        <w:t>// 遍历所有的响应头字段</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b/>
          <w:bCs/>
          <w:color w:val="auto"/>
          <w:kern w:val="0"/>
          <w:highlight w:val="none"/>
        </w:rPr>
        <w:t>for</w:t>
      </w:r>
      <w:r>
        <w:rPr>
          <w:rFonts w:ascii="Consolas" w:hAnsi="Consolas" w:cs="Consolas"/>
          <w:color w:val="auto"/>
          <w:kern w:val="0"/>
          <w:highlight w:val="none"/>
        </w:rPr>
        <w:t xml:space="preserve"> (String key : map.keySet())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System.</w:t>
      </w:r>
      <w:r>
        <w:rPr>
          <w:rFonts w:ascii="Consolas" w:hAnsi="Consolas" w:cs="Consolas"/>
          <w:i/>
          <w:iCs/>
          <w:color w:val="auto"/>
          <w:kern w:val="0"/>
          <w:highlight w:val="none"/>
        </w:rPr>
        <w:t>out</w:t>
      </w:r>
      <w:r>
        <w:rPr>
          <w:rFonts w:ascii="Consolas" w:hAnsi="Consolas" w:cs="Consolas"/>
          <w:color w:val="auto"/>
          <w:kern w:val="0"/>
          <w:highlight w:val="none"/>
        </w:rPr>
        <w:t xml:space="preserve">.println(key + </w:t>
      </w:r>
      <w:r>
        <w:rPr>
          <w:rFonts w:ascii="Consolas" w:hAnsi="Consolas" w:cs="Consolas"/>
          <w:color w:val="auto"/>
          <w:kern w:val="0"/>
          <w:highlight w:val="none"/>
        </w:rPr>
        <w:t>"---&gt;"</w:t>
      </w:r>
      <w:r>
        <w:rPr>
          <w:rFonts w:ascii="Consolas" w:hAnsi="Consolas" w:cs="Consolas"/>
          <w:color w:val="auto"/>
          <w:kern w:val="0"/>
          <w:highlight w:val="none"/>
        </w:rPr>
        <w:t xml:space="preserve"> + map.get(key));</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color w:val="auto"/>
          <w:kern w:val="0"/>
          <w:highlight w:val="none"/>
        </w:rPr>
        <w:t>// 定义 BufferedReader输入流来读取URL的响应</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in = </w:t>
      </w:r>
      <w:r>
        <w:rPr>
          <w:rFonts w:ascii="Consolas" w:hAnsi="Consolas" w:cs="Consolas"/>
          <w:b/>
          <w:bCs/>
          <w:color w:val="auto"/>
          <w:kern w:val="0"/>
          <w:highlight w:val="none"/>
        </w:rPr>
        <w:t>new</w:t>
      </w:r>
      <w:r>
        <w:rPr>
          <w:rFonts w:ascii="Consolas" w:hAnsi="Consolas" w:cs="Consolas"/>
          <w:color w:val="auto"/>
          <w:kern w:val="0"/>
          <w:highlight w:val="none"/>
        </w:rPr>
        <w:t xml:space="preserve"> BufferedReader(</w:t>
      </w:r>
      <w:r>
        <w:rPr>
          <w:rFonts w:ascii="Consolas" w:hAnsi="Consolas" w:cs="Consolas"/>
          <w:b/>
          <w:bCs/>
          <w:color w:val="auto"/>
          <w:kern w:val="0"/>
          <w:highlight w:val="none"/>
        </w:rPr>
        <w:t>new</w:t>
      </w:r>
      <w:r>
        <w:rPr>
          <w:rFonts w:ascii="Consolas" w:hAnsi="Consolas" w:cs="Consolas"/>
          <w:color w:val="auto"/>
          <w:kern w:val="0"/>
          <w:highlight w:val="none"/>
        </w:rPr>
        <w:t xml:space="preserve"> InputStreamReader(</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connection.getInputStream(),</w:t>
      </w:r>
      <w:r>
        <w:rPr>
          <w:rFonts w:ascii="Consolas" w:hAnsi="Consolas" w:cs="Consolas"/>
          <w:color w:val="auto"/>
          <w:kern w:val="0"/>
          <w:highlight w:val="none"/>
        </w:rPr>
        <w:t>"UTF-8"</w:t>
      </w:r>
      <w:r>
        <w:rPr>
          <w:rFonts w:ascii="Consolas" w:hAnsi="Consolas" w:cs="Consolas"/>
          <w:color w:val="auto"/>
          <w:kern w:val="0"/>
          <w:highlight w:val="none"/>
        </w:rPr>
        <w:t>));</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String line;</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b/>
          <w:bCs/>
          <w:color w:val="auto"/>
          <w:kern w:val="0"/>
          <w:highlight w:val="none"/>
        </w:rPr>
        <w:t>while</w:t>
      </w:r>
      <w:r>
        <w:rPr>
          <w:rFonts w:ascii="Consolas" w:hAnsi="Consolas" w:cs="Consolas"/>
          <w:color w:val="auto"/>
          <w:kern w:val="0"/>
          <w:highlight w:val="none"/>
        </w:rPr>
        <w:t xml:space="preserve"> ((line = in.readLine()) != </w:t>
      </w:r>
      <w:r>
        <w:rPr>
          <w:rFonts w:ascii="Consolas" w:hAnsi="Consolas" w:cs="Consolas"/>
          <w:b/>
          <w:bCs/>
          <w:color w:val="auto"/>
          <w:kern w:val="0"/>
          <w:highlight w:val="none"/>
        </w:rPr>
        <w:t>null</w:t>
      </w:r>
      <w:r>
        <w:rPr>
          <w:rFonts w:ascii="Consolas" w:hAnsi="Consolas" w:cs="Consolas"/>
          <w:color w:val="auto"/>
          <w:kern w:val="0"/>
          <w:highlight w:val="none"/>
        </w:rPr>
        <w:t>)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result += line;</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 </w:t>
      </w:r>
      <w:r>
        <w:rPr>
          <w:rFonts w:ascii="Consolas" w:hAnsi="Consolas" w:cs="Consolas"/>
          <w:b/>
          <w:bCs/>
          <w:color w:val="auto"/>
          <w:kern w:val="0"/>
          <w:highlight w:val="none"/>
        </w:rPr>
        <w:t>catch</w:t>
      </w:r>
      <w:r>
        <w:rPr>
          <w:rFonts w:ascii="Consolas" w:hAnsi="Consolas" w:cs="Consolas"/>
          <w:color w:val="auto"/>
          <w:kern w:val="0"/>
          <w:highlight w:val="none"/>
        </w:rPr>
        <w:t xml:space="preserve"> (Exception e)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System.</w:t>
      </w:r>
      <w:r>
        <w:rPr>
          <w:rFonts w:ascii="Consolas" w:hAnsi="Consolas" w:cs="Consolas"/>
          <w:i/>
          <w:iCs/>
          <w:color w:val="auto"/>
          <w:kern w:val="0"/>
          <w:highlight w:val="none"/>
        </w:rPr>
        <w:t>out</w:t>
      </w:r>
      <w:r>
        <w:rPr>
          <w:rFonts w:ascii="Consolas" w:hAnsi="Consolas" w:cs="Consolas"/>
          <w:color w:val="auto"/>
          <w:kern w:val="0"/>
          <w:highlight w:val="none"/>
        </w:rPr>
        <w:t>.println(</w:t>
      </w:r>
      <w:r>
        <w:rPr>
          <w:rFonts w:ascii="Consolas" w:hAnsi="Consolas" w:cs="Consolas"/>
          <w:color w:val="auto"/>
          <w:kern w:val="0"/>
          <w:highlight w:val="none"/>
        </w:rPr>
        <w:t>"发送GET请求出现异常！"</w:t>
      </w:r>
      <w:r>
        <w:rPr>
          <w:rFonts w:ascii="Consolas" w:hAnsi="Consolas" w:cs="Consolas"/>
          <w:color w:val="auto"/>
          <w:kern w:val="0"/>
          <w:highlight w:val="none"/>
        </w:rPr>
        <w:t xml:space="preserve"> + e);</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e.printStackTrace();</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color w:val="auto"/>
          <w:kern w:val="0"/>
          <w:highlight w:val="none"/>
        </w:rPr>
        <w:t>// 使用finally块来关闭输入流</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b/>
          <w:bCs/>
          <w:color w:val="auto"/>
          <w:kern w:val="0"/>
          <w:highlight w:val="none"/>
        </w:rPr>
        <w:t>finally</w:t>
      </w:r>
      <w:r>
        <w:rPr>
          <w:rFonts w:ascii="Consolas" w:hAnsi="Consolas" w:cs="Consolas"/>
          <w:color w:val="auto"/>
          <w:kern w:val="0"/>
          <w:highlight w:val="none"/>
        </w:rPr>
        <w:t xml:space="preserve">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b/>
          <w:bCs/>
          <w:color w:val="auto"/>
          <w:kern w:val="0"/>
          <w:highlight w:val="none"/>
        </w:rPr>
        <w:t>try</w:t>
      </w:r>
      <w:r>
        <w:rPr>
          <w:rFonts w:ascii="Consolas" w:hAnsi="Consolas" w:cs="Consolas"/>
          <w:color w:val="auto"/>
          <w:kern w:val="0"/>
          <w:highlight w:val="none"/>
        </w:rPr>
        <w:t xml:space="preserve">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b/>
          <w:bCs/>
          <w:color w:val="auto"/>
          <w:kern w:val="0"/>
          <w:highlight w:val="none"/>
        </w:rPr>
        <w:t>if</w:t>
      </w:r>
      <w:r>
        <w:rPr>
          <w:rFonts w:ascii="Consolas" w:hAnsi="Consolas" w:cs="Consolas"/>
          <w:color w:val="auto"/>
          <w:kern w:val="0"/>
          <w:highlight w:val="none"/>
        </w:rPr>
        <w:t xml:space="preserve"> (in != </w:t>
      </w:r>
      <w:r>
        <w:rPr>
          <w:rFonts w:ascii="Consolas" w:hAnsi="Consolas" w:cs="Consolas"/>
          <w:b/>
          <w:bCs/>
          <w:color w:val="auto"/>
          <w:kern w:val="0"/>
          <w:highlight w:val="none"/>
        </w:rPr>
        <w:t>null</w:t>
      </w:r>
      <w:r>
        <w:rPr>
          <w:rFonts w:ascii="Consolas" w:hAnsi="Consolas" w:cs="Consolas"/>
          <w:color w:val="auto"/>
          <w:kern w:val="0"/>
          <w:highlight w:val="none"/>
        </w:rPr>
        <w:t>)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in.close();</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 </w:t>
      </w:r>
      <w:r>
        <w:rPr>
          <w:rFonts w:ascii="Consolas" w:hAnsi="Consolas" w:cs="Consolas"/>
          <w:b/>
          <w:bCs/>
          <w:color w:val="auto"/>
          <w:kern w:val="0"/>
          <w:highlight w:val="none"/>
        </w:rPr>
        <w:t>catch</w:t>
      </w:r>
      <w:r>
        <w:rPr>
          <w:rFonts w:ascii="Consolas" w:hAnsi="Consolas" w:cs="Consolas"/>
          <w:color w:val="auto"/>
          <w:kern w:val="0"/>
          <w:highlight w:val="none"/>
        </w:rPr>
        <w:t xml:space="preserve"> (Exception e2)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e2.printStackTrace();</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b/>
          <w:bCs/>
          <w:color w:val="auto"/>
          <w:kern w:val="0"/>
          <w:highlight w:val="none"/>
        </w:rPr>
        <w:t>return</w:t>
      </w:r>
      <w:r>
        <w:rPr>
          <w:rFonts w:ascii="Consolas" w:hAnsi="Consolas" w:cs="Consolas"/>
          <w:color w:val="auto"/>
          <w:kern w:val="0"/>
          <w:highlight w:val="none"/>
        </w:rPr>
        <w:t xml:space="preserve"> result;</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p>
    <w:p>
      <w:pPr>
        <w:autoSpaceDE w:val="0"/>
        <w:autoSpaceDN w:val="0"/>
        <w:adjustRightInd w:val="0"/>
        <w:jc w:val="left"/>
        <w:rPr>
          <w:rFonts w:ascii="Consolas" w:hAnsi="Consolas" w:cs="Consolas"/>
          <w:color w:val="auto"/>
          <w:kern w:val="0"/>
          <w:highlight w:val="none"/>
        </w:rPr>
      </w:pP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color w:val="auto"/>
          <w:kern w:val="0"/>
          <w:highlight w:val="none"/>
        </w:rPr>
        <w:t>/**</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 向指定 URL 发送POST方法的请求</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 </w:t>
      </w:r>
      <w:r>
        <w:rPr>
          <w:rFonts w:ascii="Consolas" w:hAnsi="Consolas" w:cs="Consolas"/>
          <w:b/>
          <w:bCs/>
          <w:color w:val="auto"/>
          <w:kern w:val="0"/>
          <w:highlight w:val="none"/>
        </w:rPr>
        <w:t>@param</w:t>
      </w:r>
      <w:r>
        <w:rPr>
          <w:rFonts w:ascii="Consolas" w:hAnsi="Consolas" w:cs="Consolas"/>
          <w:color w:val="auto"/>
          <w:kern w:val="0"/>
          <w:highlight w:val="none"/>
        </w:rPr>
        <w:t xml:space="preserve"> url</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            发送请求的 URL</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 </w:t>
      </w:r>
      <w:r>
        <w:rPr>
          <w:rFonts w:ascii="Consolas" w:hAnsi="Consolas" w:cs="Consolas"/>
          <w:b/>
          <w:bCs/>
          <w:color w:val="auto"/>
          <w:kern w:val="0"/>
          <w:highlight w:val="none"/>
        </w:rPr>
        <w:t>@param</w:t>
      </w:r>
      <w:r>
        <w:rPr>
          <w:rFonts w:ascii="Consolas" w:hAnsi="Consolas" w:cs="Consolas"/>
          <w:color w:val="auto"/>
          <w:kern w:val="0"/>
          <w:highlight w:val="none"/>
        </w:rPr>
        <w:t xml:space="preserve"> param</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            请求参数，请求参数应该是 name1=value1&amp;name2=value2 的形式。</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 </w:t>
      </w:r>
      <w:r>
        <w:rPr>
          <w:rFonts w:ascii="Consolas" w:hAnsi="Consolas" w:cs="Consolas"/>
          <w:b/>
          <w:bCs/>
          <w:color w:val="auto"/>
          <w:kern w:val="0"/>
          <w:highlight w:val="none"/>
        </w:rPr>
        <w:t>@return</w:t>
      </w:r>
      <w:r>
        <w:rPr>
          <w:rFonts w:ascii="Consolas" w:hAnsi="Consolas" w:cs="Consolas"/>
          <w:color w:val="auto"/>
          <w:kern w:val="0"/>
          <w:highlight w:val="none"/>
        </w:rPr>
        <w:t xml:space="preserve"> 所代表远程资源的响应结果</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b/>
          <w:bCs/>
          <w:color w:val="auto"/>
          <w:kern w:val="0"/>
          <w:highlight w:val="none"/>
        </w:rPr>
        <w:t>public</w:t>
      </w:r>
      <w:r>
        <w:rPr>
          <w:rFonts w:ascii="Consolas" w:hAnsi="Consolas" w:cs="Consolas"/>
          <w:color w:val="auto"/>
          <w:kern w:val="0"/>
          <w:highlight w:val="none"/>
        </w:rPr>
        <w:t xml:space="preserve"> </w:t>
      </w:r>
      <w:r>
        <w:rPr>
          <w:rFonts w:ascii="Consolas" w:hAnsi="Consolas" w:cs="Consolas"/>
          <w:b/>
          <w:bCs/>
          <w:color w:val="auto"/>
          <w:kern w:val="0"/>
          <w:highlight w:val="none"/>
        </w:rPr>
        <w:t>static</w:t>
      </w:r>
      <w:r>
        <w:rPr>
          <w:rFonts w:ascii="Consolas" w:hAnsi="Consolas" w:cs="Consolas"/>
          <w:color w:val="auto"/>
          <w:kern w:val="0"/>
          <w:highlight w:val="none"/>
        </w:rPr>
        <w:t xml:space="preserve"> String sendPost(String url, String param)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PrintWriter out = </w:t>
      </w:r>
      <w:r>
        <w:rPr>
          <w:rFonts w:ascii="Consolas" w:hAnsi="Consolas" w:cs="Consolas"/>
          <w:b/>
          <w:bCs/>
          <w:color w:val="auto"/>
          <w:kern w:val="0"/>
          <w:highlight w:val="none"/>
        </w:rPr>
        <w:t>null</w:t>
      </w:r>
      <w:r>
        <w:rPr>
          <w:rFonts w:ascii="Consolas" w:hAnsi="Consolas" w:cs="Consolas"/>
          <w:color w:val="auto"/>
          <w:kern w:val="0"/>
          <w:highlight w:val="none"/>
        </w:rPr>
        <w:t>;</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BufferedReader in = </w:t>
      </w:r>
      <w:r>
        <w:rPr>
          <w:rFonts w:ascii="Consolas" w:hAnsi="Consolas" w:cs="Consolas"/>
          <w:b/>
          <w:bCs/>
          <w:color w:val="auto"/>
          <w:kern w:val="0"/>
          <w:highlight w:val="none"/>
        </w:rPr>
        <w:t>null</w:t>
      </w:r>
      <w:r>
        <w:rPr>
          <w:rFonts w:ascii="Consolas" w:hAnsi="Consolas" w:cs="Consolas"/>
          <w:color w:val="auto"/>
          <w:kern w:val="0"/>
          <w:highlight w:val="none"/>
        </w:rPr>
        <w:t>;</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String result = </w:t>
      </w:r>
      <w:r>
        <w:rPr>
          <w:rFonts w:ascii="Consolas" w:hAnsi="Consolas" w:cs="Consolas"/>
          <w:color w:val="auto"/>
          <w:kern w:val="0"/>
          <w:highlight w:val="none"/>
        </w:rPr>
        <w:t>""</w:t>
      </w:r>
      <w:r>
        <w:rPr>
          <w:rFonts w:ascii="Consolas" w:hAnsi="Consolas" w:cs="Consolas"/>
          <w:color w:val="auto"/>
          <w:kern w:val="0"/>
          <w:highlight w:val="none"/>
        </w:rPr>
        <w:t>;</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b/>
          <w:bCs/>
          <w:color w:val="auto"/>
          <w:kern w:val="0"/>
          <w:highlight w:val="none"/>
        </w:rPr>
        <w:t>try</w:t>
      </w:r>
      <w:r>
        <w:rPr>
          <w:rFonts w:ascii="Consolas" w:hAnsi="Consolas" w:cs="Consolas"/>
          <w:color w:val="auto"/>
          <w:kern w:val="0"/>
          <w:highlight w:val="none"/>
        </w:rPr>
        <w:t xml:space="preserve">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URL realUrl = </w:t>
      </w:r>
      <w:r>
        <w:rPr>
          <w:rFonts w:ascii="Consolas" w:hAnsi="Consolas" w:cs="Consolas"/>
          <w:b/>
          <w:bCs/>
          <w:color w:val="auto"/>
          <w:kern w:val="0"/>
          <w:highlight w:val="none"/>
        </w:rPr>
        <w:t>new</w:t>
      </w:r>
      <w:r>
        <w:rPr>
          <w:rFonts w:ascii="Consolas" w:hAnsi="Consolas" w:cs="Consolas"/>
          <w:color w:val="auto"/>
          <w:kern w:val="0"/>
          <w:highlight w:val="none"/>
        </w:rPr>
        <w:t xml:space="preserve"> URL(url);</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color w:val="auto"/>
          <w:kern w:val="0"/>
          <w:highlight w:val="none"/>
        </w:rPr>
        <w:t>// 打开和URL之间的连接</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URLConnection conn = realUrl.openConnection();</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color w:val="auto"/>
          <w:kern w:val="0"/>
          <w:highlight w:val="none"/>
        </w:rPr>
        <w:t>// 设置通用的请求属性</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conn.setRequestProperty(</w:t>
      </w:r>
      <w:r>
        <w:rPr>
          <w:rFonts w:ascii="Consolas" w:hAnsi="Consolas" w:cs="Consolas"/>
          <w:color w:val="auto"/>
          <w:kern w:val="0"/>
          <w:highlight w:val="none"/>
        </w:rPr>
        <w:t>"accept"</w:t>
      </w:r>
      <w:r>
        <w:rPr>
          <w:rFonts w:ascii="Consolas" w:hAnsi="Consolas" w:cs="Consolas"/>
          <w:color w:val="auto"/>
          <w:kern w:val="0"/>
          <w:highlight w:val="none"/>
        </w:rPr>
        <w:t xml:space="preserve">, </w:t>
      </w:r>
      <w:r>
        <w:rPr>
          <w:rFonts w:ascii="Consolas" w:hAnsi="Consolas" w:cs="Consolas"/>
          <w:color w:val="auto"/>
          <w:kern w:val="0"/>
          <w:highlight w:val="none"/>
        </w:rPr>
        <w:t>"*/*"</w:t>
      </w:r>
      <w:r>
        <w:rPr>
          <w:rFonts w:ascii="Consolas" w:hAnsi="Consolas" w:cs="Consolas"/>
          <w:color w:val="auto"/>
          <w:kern w:val="0"/>
          <w:highlight w:val="none"/>
        </w:rPr>
        <w:t>);</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conn.setRequestProperty(</w:t>
      </w:r>
      <w:r>
        <w:rPr>
          <w:rFonts w:ascii="Consolas" w:hAnsi="Consolas" w:cs="Consolas"/>
          <w:color w:val="auto"/>
          <w:kern w:val="0"/>
          <w:highlight w:val="none"/>
        </w:rPr>
        <w:t>"connection"</w:t>
      </w:r>
      <w:r>
        <w:rPr>
          <w:rFonts w:ascii="Consolas" w:hAnsi="Consolas" w:cs="Consolas"/>
          <w:color w:val="auto"/>
          <w:kern w:val="0"/>
          <w:highlight w:val="none"/>
        </w:rPr>
        <w:t xml:space="preserve">, </w:t>
      </w:r>
      <w:r>
        <w:rPr>
          <w:rFonts w:ascii="Consolas" w:hAnsi="Consolas" w:cs="Consolas"/>
          <w:color w:val="auto"/>
          <w:kern w:val="0"/>
          <w:highlight w:val="none"/>
        </w:rPr>
        <w:t>"Keep-Alive"</w:t>
      </w:r>
      <w:r>
        <w:rPr>
          <w:rFonts w:ascii="Consolas" w:hAnsi="Consolas" w:cs="Consolas"/>
          <w:color w:val="auto"/>
          <w:kern w:val="0"/>
          <w:highlight w:val="none"/>
        </w:rPr>
        <w:t>);</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conn.setRequestProperty(</w:t>
      </w:r>
      <w:r>
        <w:rPr>
          <w:rFonts w:ascii="Consolas" w:hAnsi="Consolas" w:cs="Consolas"/>
          <w:color w:val="auto"/>
          <w:kern w:val="0"/>
          <w:highlight w:val="none"/>
        </w:rPr>
        <w:t>"user-agent"</w:t>
      </w:r>
      <w:r>
        <w:rPr>
          <w:rFonts w:ascii="Consolas" w:hAnsi="Consolas" w:cs="Consolas"/>
          <w:color w:val="auto"/>
          <w:kern w:val="0"/>
          <w:highlight w:val="none"/>
        </w:rPr>
        <w:t>,</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color w:val="auto"/>
          <w:kern w:val="0"/>
          <w:highlight w:val="none"/>
        </w:rPr>
        <w:t>"Mozilla/4.0 (compatible; MSIE 6.0; Windows NT 5.1;SV1)"</w:t>
      </w:r>
      <w:r>
        <w:rPr>
          <w:rFonts w:ascii="Consolas" w:hAnsi="Consolas" w:cs="Consolas"/>
          <w:color w:val="auto"/>
          <w:kern w:val="0"/>
          <w:highlight w:val="none"/>
        </w:rPr>
        <w:t>);</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conn.setRequestProperty(</w:t>
      </w:r>
      <w:r>
        <w:rPr>
          <w:rFonts w:ascii="Consolas" w:hAnsi="Consolas" w:cs="Consolas"/>
          <w:color w:val="auto"/>
          <w:kern w:val="0"/>
          <w:highlight w:val="none"/>
        </w:rPr>
        <w:t>"Content-Type"</w:t>
      </w:r>
      <w:r>
        <w:rPr>
          <w:rFonts w:ascii="Consolas" w:hAnsi="Consolas" w:cs="Consolas"/>
          <w:color w:val="auto"/>
          <w:kern w:val="0"/>
          <w:highlight w:val="none"/>
        </w:rPr>
        <w:t xml:space="preserve">, </w:t>
      </w:r>
      <w:r>
        <w:rPr>
          <w:rFonts w:ascii="Consolas" w:hAnsi="Consolas" w:cs="Consolas"/>
          <w:color w:val="auto"/>
          <w:kern w:val="0"/>
          <w:highlight w:val="none"/>
        </w:rPr>
        <w:t>"application/json"</w:t>
      </w:r>
      <w:r>
        <w:rPr>
          <w:rFonts w:ascii="Consolas" w:hAnsi="Consolas" w:cs="Consolas"/>
          <w:color w:val="auto"/>
          <w:kern w:val="0"/>
          <w:highlight w:val="none"/>
        </w:rPr>
        <w:t>);</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color w:val="auto"/>
          <w:kern w:val="0"/>
          <w:highlight w:val="none"/>
        </w:rPr>
        <w:t>// 发送POST请求必须设置如下两行</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conn.setDoOutput(</w:t>
      </w:r>
      <w:r>
        <w:rPr>
          <w:rFonts w:ascii="Consolas" w:hAnsi="Consolas" w:cs="Consolas"/>
          <w:b/>
          <w:bCs/>
          <w:color w:val="auto"/>
          <w:kern w:val="0"/>
          <w:highlight w:val="none"/>
        </w:rPr>
        <w:t>true</w:t>
      </w:r>
      <w:r>
        <w:rPr>
          <w:rFonts w:ascii="Consolas" w:hAnsi="Consolas" w:cs="Consolas"/>
          <w:color w:val="auto"/>
          <w:kern w:val="0"/>
          <w:highlight w:val="none"/>
        </w:rPr>
        <w:t>);</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conn.setDoInput(</w:t>
      </w:r>
      <w:r>
        <w:rPr>
          <w:rFonts w:ascii="Consolas" w:hAnsi="Consolas" w:cs="Consolas"/>
          <w:b/>
          <w:bCs/>
          <w:color w:val="auto"/>
          <w:kern w:val="0"/>
          <w:highlight w:val="none"/>
        </w:rPr>
        <w:t>true</w:t>
      </w:r>
      <w:r>
        <w:rPr>
          <w:rFonts w:ascii="Consolas" w:hAnsi="Consolas" w:cs="Consolas"/>
          <w:color w:val="auto"/>
          <w:kern w:val="0"/>
          <w:highlight w:val="none"/>
        </w:rPr>
        <w:t>);</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color w:val="auto"/>
          <w:kern w:val="0"/>
          <w:highlight w:val="none"/>
        </w:rPr>
        <w:t>// 获取URLConnection对象对应的输出流</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out = </w:t>
      </w:r>
      <w:r>
        <w:rPr>
          <w:rFonts w:ascii="Consolas" w:hAnsi="Consolas" w:cs="Consolas"/>
          <w:b/>
          <w:bCs/>
          <w:color w:val="auto"/>
          <w:kern w:val="0"/>
          <w:highlight w:val="none"/>
        </w:rPr>
        <w:t>new</w:t>
      </w:r>
      <w:r>
        <w:rPr>
          <w:rFonts w:ascii="Consolas" w:hAnsi="Consolas" w:cs="Consolas"/>
          <w:color w:val="auto"/>
          <w:kern w:val="0"/>
          <w:highlight w:val="none"/>
        </w:rPr>
        <w:t xml:space="preserve"> PrintWriter(</w:t>
      </w:r>
      <w:r>
        <w:rPr>
          <w:rFonts w:ascii="Consolas" w:hAnsi="Consolas" w:cs="Consolas"/>
          <w:b/>
          <w:bCs/>
          <w:color w:val="auto"/>
          <w:kern w:val="0"/>
          <w:highlight w:val="none"/>
        </w:rPr>
        <w:t>new</w:t>
      </w:r>
      <w:r>
        <w:rPr>
          <w:rFonts w:ascii="Consolas" w:hAnsi="Consolas" w:cs="Consolas"/>
          <w:color w:val="auto"/>
          <w:kern w:val="0"/>
          <w:highlight w:val="none"/>
        </w:rPr>
        <w:t xml:space="preserve"> OutputStreamWriter(conn.getOutputStream() ,</w:t>
      </w:r>
      <w:r>
        <w:rPr>
          <w:rFonts w:ascii="Consolas" w:hAnsi="Consolas" w:cs="Consolas"/>
          <w:color w:val="auto"/>
          <w:kern w:val="0"/>
          <w:highlight w:val="none"/>
        </w:rPr>
        <w:t>"UTF-8"</w:t>
      </w:r>
      <w:r>
        <w:rPr>
          <w:rFonts w:ascii="Consolas" w:hAnsi="Consolas" w:cs="Consolas"/>
          <w:color w:val="auto"/>
          <w:kern w:val="0"/>
          <w:highlight w:val="none"/>
        </w:rPr>
        <w:t>));</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color w:val="auto"/>
          <w:kern w:val="0"/>
          <w:highlight w:val="none"/>
        </w:rPr>
        <w:t>// 发送请求参数</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out.print(param);</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color w:val="auto"/>
          <w:kern w:val="0"/>
          <w:highlight w:val="none"/>
        </w:rPr>
        <w:t>// flush输出流的缓冲</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out.flush();</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color w:val="auto"/>
          <w:kern w:val="0"/>
          <w:highlight w:val="none"/>
        </w:rPr>
        <w:t>// 定义BufferedReader输入流来读取URL的响应</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in = </w:t>
      </w:r>
      <w:r>
        <w:rPr>
          <w:rFonts w:ascii="Consolas" w:hAnsi="Consolas" w:cs="Consolas"/>
          <w:b/>
          <w:bCs/>
          <w:color w:val="auto"/>
          <w:kern w:val="0"/>
          <w:highlight w:val="none"/>
        </w:rPr>
        <w:t>new</w:t>
      </w:r>
      <w:r>
        <w:rPr>
          <w:rFonts w:ascii="Consolas" w:hAnsi="Consolas" w:cs="Consolas"/>
          <w:color w:val="auto"/>
          <w:kern w:val="0"/>
          <w:highlight w:val="none"/>
        </w:rPr>
        <w:t xml:space="preserve"> BufferedReader(</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b/>
          <w:bCs/>
          <w:color w:val="auto"/>
          <w:kern w:val="0"/>
          <w:highlight w:val="none"/>
        </w:rPr>
        <w:t>new</w:t>
      </w:r>
      <w:r>
        <w:rPr>
          <w:rFonts w:ascii="Consolas" w:hAnsi="Consolas" w:cs="Consolas"/>
          <w:color w:val="auto"/>
          <w:kern w:val="0"/>
          <w:highlight w:val="none"/>
        </w:rPr>
        <w:t xml:space="preserve"> InputStreamReader(conn.getInputStream(),</w:t>
      </w:r>
      <w:r>
        <w:rPr>
          <w:rFonts w:ascii="Consolas" w:hAnsi="Consolas" w:cs="Consolas"/>
          <w:color w:val="auto"/>
          <w:kern w:val="0"/>
          <w:highlight w:val="none"/>
        </w:rPr>
        <w:t>"UTF-8"</w:t>
      </w:r>
      <w:r>
        <w:rPr>
          <w:rFonts w:ascii="Consolas" w:hAnsi="Consolas" w:cs="Consolas"/>
          <w:color w:val="auto"/>
          <w:kern w:val="0"/>
          <w:highlight w:val="none"/>
        </w:rPr>
        <w:t>));</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String line;</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b/>
          <w:bCs/>
          <w:color w:val="auto"/>
          <w:kern w:val="0"/>
          <w:highlight w:val="none"/>
        </w:rPr>
        <w:t>while</w:t>
      </w:r>
      <w:r>
        <w:rPr>
          <w:rFonts w:ascii="Consolas" w:hAnsi="Consolas" w:cs="Consolas"/>
          <w:color w:val="auto"/>
          <w:kern w:val="0"/>
          <w:highlight w:val="none"/>
        </w:rPr>
        <w:t xml:space="preserve"> ((line = in.readLine()) != </w:t>
      </w:r>
      <w:r>
        <w:rPr>
          <w:rFonts w:ascii="Consolas" w:hAnsi="Consolas" w:cs="Consolas"/>
          <w:b/>
          <w:bCs/>
          <w:color w:val="auto"/>
          <w:kern w:val="0"/>
          <w:highlight w:val="none"/>
        </w:rPr>
        <w:t>null</w:t>
      </w:r>
      <w:r>
        <w:rPr>
          <w:rFonts w:ascii="Consolas" w:hAnsi="Consolas" w:cs="Consolas"/>
          <w:color w:val="auto"/>
          <w:kern w:val="0"/>
          <w:highlight w:val="none"/>
        </w:rPr>
        <w:t>)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result += line;</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System.</w:t>
      </w:r>
      <w:r>
        <w:rPr>
          <w:rFonts w:ascii="Consolas" w:hAnsi="Consolas" w:cs="Consolas"/>
          <w:i/>
          <w:iCs/>
          <w:color w:val="auto"/>
          <w:kern w:val="0"/>
          <w:highlight w:val="none"/>
        </w:rPr>
        <w:t>out</w:t>
      </w:r>
      <w:r>
        <w:rPr>
          <w:rFonts w:ascii="Consolas" w:hAnsi="Consolas" w:cs="Consolas"/>
          <w:color w:val="auto"/>
          <w:kern w:val="0"/>
          <w:highlight w:val="none"/>
        </w:rPr>
        <w:t>.println(result);</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 </w:t>
      </w:r>
      <w:r>
        <w:rPr>
          <w:rFonts w:ascii="Consolas" w:hAnsi="Consolas" w:cs="Consolas"/>
          <w:b/>
          <w:bCs/>
          <w:color w:val="auto"/>
          <w:kern w:val="0"/>
          <w:highlight w:val="none"/>
        </w:rPr>
        <w:t>catch</w:t>
      </w:r>
      <w:r>
        <w:rPr>
          <w:rFonts w:ascii="Consolas" w:hAnsi="Consolas" w:cs="Consolas"/>
          <w:color w:val="auto"/>
          <w:kern w:val="0"/>
          <w:highlight w:val="none"/>
        </w:rPr>
        <w:t xml:space="preserve"> (Exception e)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System.</w:t>
      </w:r>
      <w:r>
        <w:rPr>
          <w:rFonts w:ascii="Consolas" w:hAnsi="Consolas" w:cs="Consolas"/>
          <w:i/>
          <w:iCs/>
          <w:color w:val="auto"/>
          <w:kern w:val="0"/>
          <w:highlight w:val="none"/>
        </w:rPr>
        <w:t>out</w:t>
      </w:r>
      <w:r>
        <w:rPr>
          <w:rFonts w:ascii="Consolas" w:hAnsi="Consolas" w:cs="Consolas"/>
          <w:color w:val="auto"/>
          <w:kern w:val="0"/>
          <w:highlight w:val="none"/>
        </w:rPr>
        <w:t>.println(</w:t>
      </w:r>
      <w:r>
        <w:rPr>
          <w:rFonts w:ascii="Consolas" w:hAnsi="Consolas" w:cs="Consolas"/>
          <w:color w:val="auto"/>
          <w:kern w:val="0"/>
          <w:highlight w:val="none"/>
        </w:rPr>
        <w:t>"发送 POST 请求出现异常！"</w:t>
      </w:r>
      <w:r>
        <w:rPr>
          <w:rFonts w:ascii="Consolas" w:hAnsi="Consolas" w:cs="Consolas"/>
          <w:color w:val="auto"/>
          <w:kern w:val="0"/>
          <w:highlight w:val="none"/>
        </w:rPr>
        <w:t>+e);</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e.printStackTrace();</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color w:val="auto"/>
          <w:kern w:val="0"/>
          <w:highlight w:val="none"/>
        </w:rPr>
        <w:t>//使用finally块来关闭输出流、输入流</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b/>
          <w:bCs/>
          <w:color w:val="auto"/>
          <w:kern w:val="0"/>
          <w:highlight w:val="none"/>
        </w:rPr>
        <w:t>finally</w:t>
      </w:r>
      <w:r>
        <w:rPr>
          <w:rFonts w:ascii="Consolas" w:hAnsi="Consolas" w:cs="Consolas"/>
          <w:color w:val="auto"/>
          <w:kern w:val="0"/>
          <w:highlight w:val="none"/>
        </w:rPr>
        <w:t>{</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b/>
          <w:bCs/>
          <w:color w:val="auto"/>
          <w:kern w:val="0"/>
          <w:highlight w:val="none"/>
        </w:rPr>
        <w:t>try</w:t>
      </w:r>
      <w:r>
        <w:rPr>
          <w:rFonts w:ascii="Consolas" w:hAnsi="Consolas" w:cs="Consolas"/>
          <w:color w:val="auto"/>
          <w:kern w:val="0"/>
          <w:highlight w:val="none"/>
        </w:rPr>
        <w:t>{</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b/>
          <w:bCs/>
          <w:color w:val="auto"/>
          <w:kern w:val="0"/>
          <w:highlight w:val="none"/>
        </w:rPr>
        <w:t>if</w:t>
      </w:r>
      <w:r>
        <w:rPr>
          <w:rFonts w:ascii="Consolas" w:hAnsi="Consolas" w:cs="Consolas"/>
          <w:color w:val="auto"/>
          <w:kern w:val="0"/>
          <w:highlight w:val="none"/>
        </w:rPr>
        <w:t>(out!=</w:t>
      </w:r>
      <w:r>
        <w:rPr>
          <w:rFonts w:ascii="Consolas" w:hAnsi="Consolas" w:cs="Consolas"/>
          <w:b/>
          <w:bCs/>
          <w:color w:val="auto"/>
          <w:kern w:val="0"/>
          <w:highlight w:val="none"/>
        </w:rPr>
        <w:t>null</w:t>
      </w:r>
      <w:r>
        <w:rPr>
          <w:rFonts w:ascii="Consolas" w:hAnsi="Consolas" w:cs="Consolas"/>
          <w:color w:val="auto"/>
          <w:kern w:val="0"/>
          <w:highlight w:val="none"/>
        </w:rPr>
        <w:t>){</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out.close();</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b/>
          <w:bCs/>
          <w:color w:val="auto"/>
          <w:kern w:val="0"/>
          <w:highlight w:val="none"/>
        </w:rPr>
        <w:t>if</w:t>
      </w:r>
      <w:r>
        <w:rPr>
          <w:rFonts w:ascii="Consolas" w:hAnsi="Consolas" w:cs="Consolas"/>
          <w:color w:val="auto"/>
          <w:kern w:val="0"/>
          <w:highlight w:val="none"/>
        </w:rPr>
        <w:t>(in!=</w:t>
      </w:r>
      <w:r>
        <w:rPr>
          <w:rFonts w:ascii="Consolas" w:hAnsi="Consolas" w:cs="Consolas"/>
          <w:b/>
          <w:bCs/>
          <w:color w:val="auto"/>
          <w:kern w:val="0"/>
          <w:highlight w:val="none"/>
        </w:rPr>
        <w:t>null</w:t>
      </w:r>
      <w:r>
        <w:rPr>
          <w:rFonts w:ascii="Consolas" w:hAnsi="Consolas" w:cs="Consolas"/>
          <w:color w:val="auto"/>
          <w:kern w:val="0"/>
          <w:highlight w:val="none"/>
        </w:rPr>
        <w:t>){</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in.close();</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b/>
          <w:bCs/>
          <w:color w:val="auto"/>
          <w:kern w:val="0"/>
          <w:highlight w:val="none"/>
        </w:rPr>
        <w:t>catch</w:t>
      </w:r>
      <w:r>
        <w:rPr>
          <w:rFonts w:ascii="Consolas" w:hAnsi="Consolas" w:cs="Consolas"/>
          <w:color w:val="auto"/>
          <w:kern w:val="0"/>
          <w:highlight w:val="none"/>
        </w:rPr>
        <w:t>(IOException ex){</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ex.printStackTrace();</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b/>
          <w:bCs/>
          <w:color w:val="auto"/>
          <w:kern w:val="0"/>
          <w:highlight w:val="none"/>
        </w:rPr>
        <w:t>return</w:t>
      </w:r>
      <w:r>
        <w:rPr>
          <w:rFonts w:ascii="Consolas" w:hAnsi="Consolas" w:cs="Consolas"/>
          <w:color w:val="auto"/>
          <w:kern w:val="0"/>
          <w:highlight w:val="none"/>
        </w:rPr>
        <w:t xml:space="preserve"> result;</w:t>
      </w:r>
    </w:p>
    <w:p>
      <w:pPr>
        <w:rPr>
          <w:color w:val="auto"/>
          <w:highlight w:val="none"/>
        </w:rPr>
      </w:pPr>
      <w:r>
        <w:rPr>
          <w:rFonts w:ascii="Consolas" w:hAnsi="Consolas" w:cs="Consolas"/>
          <w:color w:val="auto"/>
          <w:kern w:val="0"/>
          <w:highlight w:val="none"/>
        </w:rPr>
        <w:t xml:space="preserve">    }</w:t>
      </w:r>
    </w:p>
    <w:p>
      <w:pPr>
        <w:pStyle w:val="4"/>
        <w:rPr>
          <w:color w:val="auto"/>
          <w:highlight w:val="none"/>
        </w:rPr>
      </w:pPr>
      <w:bookmarkStart w:id="75" w:name="_Toc31446"/>
      <w:r>
        <w:rPr>
          <w:rFonts w:hint="eastAsia"/>
          <w:color w:val="auto"/>
          <w:highlight w:val="none"/>
        </w:rPr>
        <w:t>解析：发送get/post请求类（</w:t>
      </w:r>
      <w:r>
        <w:rPr>
          <w:color w:val="auto"/>
          <w:highlight w:val="none"/>
        </w:rPr>
        <w:t>HttpRequest</w:t>
      </w:r>
      <w:r>
        <w:rPr>
          <w:rFonts w:hint="eastAsia"/>
          <w:color w:val="auto"/>
          <w:highlight w:val="none"/>
        </w:rPr>
        <w:t>）</w:t>
      </w:r>
      <w:bookmarkEnd w:id="75"/>
    </w:p>
    <w:p>
      <w:pPr>
        <w:pStyle w:val="58"/>
        <w:rPr>
          <w:color w:val="auto"/>
          <w:highlight w:val="none"/>
        </w:rPr>
      </w:pPr>
      <w:r>
        <w:rPr>
          <w:color w:val="auto"/>
          <w:highlight w:val="none"/>
        </w:rPr>
        <w:fldChar w:fldCharType="begin"/>
      </w:r>
      <w:r>
        <w:rPr>
          <w:color w:val="auto"/>
          <w:highlight w:val="none"/>
        </w:rPr>
        <w:instrText xml:space="preserve"> HYPERLINK "http://www.cnblogs.com/nick-huang/p/3859353.html" </w:instrText>
      </w:r>
      <w:r>
        <w:rPr>
          <w:color w:val="auto"/>
          <w:highlight w:val="none"/>
        </w:rPr>
        <w:fldChar w:fldCharType="separate"/>
      </w:r>
      <w:r>
        <w:rPr>
          <w:rStyle w:val="31"/>
          <w:color w:val="auto"/>
          <w:highlight w:val="none"/>
        </w:rPr>
        <w:t>通过java.net.URLConnection发送HTTP请求的方法</w:t>
      </w:r>
      <w:r>
        <w:rPr>
          <w:rStyle w:val="31"/>
          <w:color w:val="auto"/>
          <w:highlight w:val="none"/>
        </w:rPr>
        <w:fldChar w:fldCharType="end"/>
      </w:r>
    </w:p>
    <w:p>
      <w:pPr>
        <w:pStyle w:val="58"/>
        <w:rPr>
          <w:color w:val="auto"/>
          <w:highlight w:val="none"/>
        </w:rPr>
      </w:pPr>
    </w:p>
    <w:p>
      <w:pPr>
        <w:pStyle w:val="58"/>
        <w:rPr>
          <w:rStyle w:val="31"/>
          <w:color w:val="auto"/>
          <w:highlight w:val="none"/>
        </w:rPr>
      </w:pPr>
      <w:r>
        <w:rPr>
          <w:color w:val="auto"/>
          <w:highlight w:val="none"/>
        </w:rPr>
        <w:fldChar w:fldCharType="begin"/>
      </w:r>
      <w:r>
        <w:rPr>
          <w:color w:val="auto"/>
          <w:highlight w:val="none"/>
        </w:rPr>
        <w:instrText xml:space="preserve"> HYPERLINK "http://www.blogjava.net/supercrsky/articles/247449.html" </w:instrText>
      </w:r>
      <w:r>
        <w:rPr>
          <w:color w:val="auto"/>
          <w:highlight w:val="none"/>
        </w:rPr>
        <w:fldChar w:fldCharType="separate"/>
      </w:r>
      <w:r>
        <w:rPr>
          <w:rStyle w:val="31"/>
          <w:color w:val="auto"/>
          <w:highlight w:val="none"/>
        </w:rPr>
        <w:t>JDK中的URLConnection参数详解</w:t>
      </w:r>
      <w:r>
        <w:rPr>
          <w:rStyle w:val="31"/>
          <w:color w:val="auto"/>
          <w:highlight w:val="none"/>
        </w:rPr>
        <w:fldChar w:fldCharType="end"/>
      </w:r>
    </w:p>
    <w:p>
      <w:pPr>
        <w:pStyle w:val="58"/>
        <w:rPr>
          <w:color w:val="auto"/>
          <w:highlight w:val="none"/>
        </w:rPr>
      </w:pPr>
    </w:p>
    <w:p>
      <w:pPr>
        <w:pStyle w:val="5"/>
        <w:rPr>
          <w:rStyle w:val="28"/>
          <w:b w:val="0"/>
          <w:bCs w:val="0"/>
          <w:color w:val="auto"/>
          <w:highlight w:val="none"/>
        </w:rPr>
      </w:pPr>
      <w:r>
        <w:rPr>
          <w:rStyle w:val="28"/>
          <w:rFonts w:hint="eastAsia"/>
          <w:b w:val="0"/>
          <w:bCs w:val="0"/>
          <w:color w:val="auto"/>
          <w:highlight w:val="none"/>
        </w:rPr>
        <w:tab/>
      </w:r>
      <w:r>
        <w:rPr>
          <w:rStyle w:val="28"/>
          <w:rFonts w:hint="eastAsia"/>
          <w:b w:val="0"/>
          <w:bCs w:val="0"/>
          <w:color w:val="auto"/>
          <w:highlight w:val="none"/>
        </w:rPr>
        <w:t>JDK中的URLCONNECTION参数详解</w:t>
      </w:r>
    </w:p>
    <w:p>
      <w:pPr>
        <w:pStyle w:val="6"/>
        <w:rPr>
          <w:rStyle w:val="28"/>
          <w:b w:val="0"/>
          <w:bCs w:val="0"/>
          <w:color w:val="auto"/>
          <w:highlight w:val="none"/>
        </w:rPr>
      </w:pPr>
      <w:r>
        <w:rPr>
          <w:rStyle w:val="28"/>
          <w:rFonts w:hint="eastAsia"/>
          <w:b w:val="0"/>
          <w:bCs w:val="0"/>
          <w:color w:val="auto"/>
          <w:highlight w:val="none"/>
        </w:rPr>
        <w:t>分类：HTTP请求粗分为两种，一种是GET请求，一种是POST请求</w:t>
      </w:r>
    </w:p>
    <w:p>
      <w:pPr>
        <w:pStyle w:val="58"/>
        <w:numPr>
          <w:ilvl w:val="0"/>
          <w:numId w:val="35"/>
        </w:numPr>
        <w:rPr>
          <w:rStyle w:val="28"/>
          <w:b w:val="0"/>
          <w:bCs w:val="0"/>
          <w:color w:val="auto"/>
          <w:highlight w:val="none"/>
        </w:rPr>
      </w:pPr>
      <w:r>
        <w:rPr>
          <w:rStyle w:val="28"/>
          <w:rFonts w:hint="eastAsia"/>
          <w:b w:val="0"/>
          <w:bCs w:val="0"/>
          <w:color w:val="auto"/>
          <w:highlight w:val="none"/>
        </w:rPr>
        <w:t>get请求可以获取静态页面，也</w:t>
      </w:r>
      <w:r>
        <w:rPr>
          <w:rStyle w:val="28"/>
          <w:rFonts w:hint="eastAsia"/>
          <w:b w:val="0"/>
          <w:bCs w:val="0"/>
          <w:color w:val="auto"/>
          <w:highlight w:val="none"/>
        </w:rPr>
        <w:t>可以把参数放在URL字串后面</w:t>
      </w:r>
      <w:r>
        <w:rPr>
          <w:rStyle w:val="28"/>
          <w:rFonts w:hint="eastAsia"/>
          <w:b w:val="0"/>
          <w:bCs w:val="0"/>
          <w:color w:val="auto"/>
          <w:highlight w:val="none"/>
        </w:rPr>
        <w:t>，传递给servlet;</w:t>
      </w:r>
    </w:p>
    <w:p>
      <w:pPr>
        <w:pStyle w:val="58"/>
        <w:numPr>
          <w:ilvl w:val="0"/>
          <w:numId w:val="35"/>
        </w:numPr>
        <w:rPr>
          <w:rStyle w:val="28"/>
          <w:b w:val="0"/>
          <w:bCs w:val="0"/>
          <w:color w:val="auto"/>
          <w:highlight w:val="none"/>
        </w:rPr>
      </w:pPr>
      <w:r>
        <w:rPr>
          <w:rStyle w:val="28"/>
          <w:rFonts w:hint="eastAsia"/>
          <w:b w:val="0"/>
          <w:bCs w:val="0"/>
          <w:color w:val="auto"/>
          <w:highlight w:val="none"/>
        </w:rPr>
        <w:t>post与get的不同之处在于post的参数不是放在URL字串里面，而是放在http请求的</w:t>
      </w:r>
      <w:r>
        <w:rPr>
          <w:rStyle w:val="28"/>
          <w:rFonts w:hint="eastAsia"/>
          <w:b w:val="0"/>
          <w:bCs w:val="0"/>
          <w:color w:val="auto"/>
          <w:highlight w:val="none"/>
        </w:rPr>
        <w:t>正文内</w:t>
      </w:r>
      <w:r>
        <w:rPr>
          <w:rStyle w:val="28"/>
          <w:rFonts w:hint="eastAsia"/>
          <w:b w:val="0"/>
          <w:bCs w:val="0"/>
          <w:color w:val="auto"/>
          <w:highlight w:val="none"/>
        </w:rPr>
        <w:t>。</w:t>
      </w:r>
    </w:p>
    <w:p>
      <w:pPr>
        <w:pStyle w:val="6"/>
        <w:rPr>
          <w:rStyle w:val="28"/>
          <w:b w:val="0"/>
          <w:bCs w:val="0"/>
          <w:color w:val="auto"/>
          <w:highlight w:val="none"/>
        </w:rPr>
      </w:pPr>
      <w:r>
        <w:rPr>
          <w:rStyle w:val="28"/>
          <w:rFonts w:hint="eastAsia"/>
          <w:b w:val="0"/>
          <w:bCs w:val="0"/>
          <w:color w:val="auto"/>
          <w:highlight w:val="none"/>
        </w:rPr>
        <w:t>大概步骤：使用Java发送这两种请求的代码大同小异，只是一些参数设置的不同。步骤如下：</w:t>
      </w:r>
    </w:p>
    <w:p>
      <w:pPr>
        <w:pStyle w:val="58"/>
        <w:numPr>
          <w:ilvl w:val="0"/>
          <w:numId w:val="36"/>
        </w:numPr>
        <w:rPr>
          <w:rStyle w:val="28"/>
          <w:b w:val="0"/>
          <w:bCs w:val="0"/>
          <w:color w:val="auto"/>
          <w:highlight w:val="none"/>
        </w:rPr>
      </w:pPr>
      <w:r>
        <w:rPr>
          <w:rStyle w:val="28"/>
          <w:rFonts w:hint="eastAsia"/>
          <w:b w:val="0"/>
          <w:bCs w:val="0"/>
          <w:color w:val="auto"/>
          <w:highlight w:val="none"/>
        </w:rPr>
        <w:t>通过统一资源定位器（java.net.</w:t>
      </w:r>
      <w:r>
        <w:rPr>
          <w:rStyle w:val="28"/>
          <w:rFonts w:hint="eastAsia"/>
          <w:b w:val="0"/>
          <w:bCs w:val="0"/>
          <w:color w:val="auto"/>
          <w:highlight w:val="none"/>
        </w:rPr>
        <w:t>URL()</w:t>
      </w:r>
      <w:r>
        <w:rPr>
          <w:rStyle w:val="28"/>
          <w:rFonts w:hint="eastAsia"/>
          <w:b w:val="0"/>
          <w:bCs w:val="0"/>
          <w:color w:val="auto"/>
          <w:highlight w:val="none"/>
        </w:rPr>
        <w:t>）获取连接器（java.net.</w:t>
      </w:r>
      <w:r>
        <w:rPr>
          <w:rStyle w:val="28"/>
          <w:rFonts w:hint="eastAsia"/>
          <w:b w:val="0"/>
          <w:bCs w:val="0"/>
          <w:color w:val="auto"/>
          <w:highlight w:val="none"/>
        </w:rPr>
        <w:t>URLConnection()</w:t>
      </w:r>
      <w:r>
        <w:rPr>
          <w:rStyle w:val="28"/>
          <w:rFonts w:hint="eastAsia"/>
          <w:b w:val="0"/>
          <w:bCs w:val="0"/>
          <w:color w:val="auto"/>
          <w:highlight w:val="none"/>
        </w:rPr>
        <w:t>）及URLConnection的子类：</w:t>
      </w:r>
      <w:r>
        <w:rPr>
          <w:rStyle w:val="28"/>
          <w:rFonts w:hint="eastAsia"/>
          <w:b w:val="0"/>
          <w:bCs w:val="0"/>
          <w:color w:val="auto"/>
          <w:highlight w:val="none"/>
        </w:rPr>
        <w:t>HttpURLConnection()</w:t>
      </w:r>
    </w:p>
    <w:p>
      <w:pPr>
        <w:pStyle w:val="58"/>
        <w:numPr>
          <w:ilvl w:val="0"/>
          <w:numId w:val="36"/>
        </w:numPr>
        <w:rPr>
          <w:rStyle w:val="28"/>
          <w:b w:val="0"/>
          <w:bCs w:val="0"/>
          <w:color w:val="auto"/>
          <w:highlight w:val="none"/>
        </w:rPr>
      </w:pPr>
      <w:r>
        <w:rPr>
          <w:rStyle w:val="28"/>
          <w:rFonts w:hint="eastAsia"/>
          <w:b w:val="0"/>
          <w:bCs w:val="0"/>
          <w:color w:val="auto"/>
          <w:highlight w:val="none"/>
        </w:rPr>
        <w:t>设置请求的参数</w:t>
      </w:r>
      <w:r>
        <w:rPr>
          <w:rStyle w:val="28"/>
          <w:rFonts w:hint="eastAsia"/>
          <w:b w:val="0"/>
          <w:bCs w:val="0"/>
          <w:color w:val="auto"/>
          <w:highlight w:val="none"/>
        </w:rPr>
        <w:t>httpUrlConnection.setDoOutput()/.setRequestMethod("POST")</w:t>
      </w:r>
    </w:p>
    <w:p>
      <w:pPr>
        <w:pStyle w:val="58"/>
        <w:numPr>
          <w:ilvl w:val="0"/>
          <w:numId w:val="36"/>
        </w:numPr>
        <w:rPr>
          <w:rStyle w:val="28"/>
          <w:b w:val="0"/>
          <w:bCs w:val="0"/>
          <w:color w:val="auto"/>
          <w:highlight w:val="none"/>
        </w:rPr>
      </w:pPr>
      <w:r>
        <w:rPr>
          <w:rStyle w:val="28"/>
          <w:rFonts w:hint="eastAsia"/>
          <w:b w:val="0"/>
          <w:bCs w:val="0"/>
          <w:color w:val="auto"/>
          <w:highlight w:val="none"/>
        </w:rPr>
        <w:t>发送请求</w:t>
      </w:r>
      <w:r>
        <w:rPr>
          <w:rStyle w:val="28"/>
          <w:rFonts w:hint="eastAsia"/>
          <w:b w:val="0"/>
          <w:bCs w:val="0"/>
          <w:color w:val="auto"/>
          <w:highlight w:val="none"/>
        </w:rPr>
        <w:t xml:space="preserve">httpUrlConnection.connect(); </w:t>
      </w:r>
    </w:p>
    <w:p>
      <w:pPr>
        <w:pStyle w:val="58"/>
        <w:numPr>
          <w:ilvl w:val="0"/>
          <w:numId w:val="36"/>
        </w:numPr>
        <w:rPr>
          <w:rStyle w:val="28"/>
          <w:b w:val="0"/>
          <w:bCs w:val="0"/>
          <w:color w:val="auto"/>
          <w:highlight w:val="none"/>
        </w:rPr>
      </w:pPr>
      <w:r>
        <w:rPr>
          <w:rStyle w:val="28"/>
          <w:rFonts w:hint="eastAsia"/>
          <w:b w:val="0"/>
          <w:bCs w:val="0"/>
          <w:color w:val="auto"/>
          <w:highlight w:val="none"/>
        </w:rPr>
        <w:t>以输入流的形式获取返回内容</w:t>
      </w:r>
    </w:p>
    <w:p>
      <w:pPr>
        <w:pStyle w:val="58"/>
        <w:numPr>
          <w:ilvl w:val="0"/>
          <w:numId w:val="36"/>
        </w:numPr>
        <w:rPr>
          <w:rStyle w:val="28"/>
          <w:b w:val="0"/>
          <w:bCs w:val="0"/>
          <w:color w:val="auto"/>
          <w:highlight w:val="none"/>
        </w:rPr>
      </w:pPr>
      <w:r>
        <w:rPr>
          <w:rStyle w:val="28"/>
          <w:rFonts w:hint="eastAsia"/>
          <w:b w:val="0"/>
          <w:bCs w:val="0"/>
          <w:color w:val="auto"/>
          <w:highlight w:val="none"/>
        </w:rPr>
        <w:t>关闭输入流</w:t>
      </w:r>
    </w:p>
    <w:p>
      <w:pPr>
        <w:pStyle w:val="58"/>
        <w:rPr>
          <w:rStyle w:val="28"/>
          <w:b w:val="0"/>
          <w:bCs w:val="0"/>
          <w:color w:val="auto"/>
          <w:highlight w:val="none"/>
        </w:rPr>
      </w:pPr>
      <w:r>
        <w:rPr>
          <w:rStyle w:val="28"/>
          <w:rFonts w:hint="eastAsia"/>
          <w:b w:val="0"/>
          <w:bCs w:val="0"/>
          <w:color w:val="auto"/>
          <w:highlight w:val="none"/>
        </w:rPr>
        <w:t xml:space="preserve">要重新发送数据时需要重新创建连接、重新设参数、重新创建流对象、重新写数据、 </w:t>
      </w:r>
    </w:p>
    <w:p>
      <w:pPr>
        <w:pStyle w:val="58"/>
        <w:rPr>
          <w:rStyle w:val="28"/>
          <w:b w:val="0"/>
          <w:bCs w:val="0"/>
          <w:color w:val="auto"/>
          <w:highlight w:val="none"/>
        </w:rPr>
      </w:pPr>
      <w:r>
        <w:rPr>
          <w:rStyle w:val="28"/>
          <w:rFonts w:hint="eastAsia"/>
          <w:b w:val="0"/>
          <w:bCs w:val="0"/>
          <w:color w:val="auto"/>
          <w:highlight w:val="none"/>
        </w:rPr>
        <w:t xml:space="preserve"> // 重新发送数据(至于是否不用重新这些操作需要再研究)</w:t>
      </w:r>
      <w:r>
        <w:rPr>
          <w:rStyle w:val="28"/>
          <w:rFonts w:hint="eastAsia"/>
          <w:b w:val="0"/>
          <w:bCs w:val="0"/>
          <w:color w:val="auto"/>
          <w:highlight w:val="none"/>
        </w:rPr>
        <w:t xml:space="preserve"> </w:t>
      </w:r>
    </w:p>
    <w:p>
      <w:pPr>
        <w:pStyle w:val="58"/>
        <w:rPr>
          <w:rStyle w:val="28"/>
          <w:b w:val="0"/>
          <w:bCs w:val="0"/>
          <w:color w:val="auto"/>
          <w:highlight w:val="none"/>
        </w:rPr>
      </w:pPr>
    </w:p>
    <w:p>
      <w:pPr>
        <w:pStyle w:val="6"/>
        <w:rPr>
          <w:rStyle w:val="28"/>
          <w:b w:val="0"/>
          <w:bCs w:val="0"/>
          <w:color w:val="auto"/>
          <w:highlight w:val="none"/>
        </w:rPr>
      </w:pPr>
      <w:r>
        <w:rPr>
          <w:rStyle w:val="28"/>
          <w:rFonts w:hint="eastAsia"/>
          <w:b w:val="0"/>
          <w:bCs w:val="0"/>
          <w:color w:val="auto"/>
          <w:highlight w:val="none"/>
        </w:rPr>
        <w:t>创建连接：URLConnection的对象问题: (</w:t>
      </w:r>
      <w:r>
        <w:rPr>
          <w:rStyle w:val="28"/>
          <w:rFonts w:hint="eastAsia"/>
          <w:b w:val="0"/>
          <w:bCs w:val="0"/>
          <w:color w:val="auto"/>
          <w:highlight w:val="none"/>
        </w:rPr>
        <w:t>URL/ (URLConnection/ HttpURLConnection  )URL. openConnection())</w:t>
      </w:r>
    </w:p>
    <w:p>
      <w:pPr>
        <w:pStyle w:val="58"/>
        <w:rPr>
          <w:rStyle w:val="28"/>
          <w:b w:val="0"/>
          <w:bCs w:val="0"/>
          <w:color w:val="auto"/>
          <w:highlight w:val="none"/>
        </w:rPr>
      </w:pPr>
      <w:r>
        <w:rPr>
          <w:rStyle w:val="28"/>
          <w:rFonts w:hint="eastAsia"/>
          <w:b w:val="0"/>
          <w:bCs w:val="0"/>
          <w:color w:val="auto"/>
          <w:highlight w:val="none"/>
        </w:rPr>
        <w:t xml:space="preserve">URLConnection的对象,如下代码示例: </w:t>
      </w:r>
    </w:p>
    <w:p>
      <w:pPr>
        <w:pStyle w:val="58"/>
        <w:rPr>
          <w:rStyle w:val="28"/>
          <w:b w:val="0"/>
          <w:bCs w:val="0"/>
          <w:color w:val="auto"/>
          <w:highlight w:val="none"/>
        </w:rPr>
      </w:pPr>
    </w:p>
    <w:p>
      <w:pPr>
        <w:pStyle w:val="58"/>
        <w:rPr>
          <w:rStyle w:val="28"/>
          <w:b w:val="0"/>
          <w:bCs w:val="0"/>
          <w:color w:val="auto"/>
          <w:highlight w:val="none"/>
        </w:rPr>
      </w:pPr>
      <w:r>
        <w:rPr>
          <w:rStyle w:val="28"/>
          <w:rFonts w:hint="eastAsia"/>
          <w:b w:val="0"/>
          <w:bCs w:val="0"/>
          <w:color w:val="auto"/>
          <w:highlight w:val="none"/>
        </w:rPr>
        <w:t xml:space="preserve">// 下面的index.jsp由&lt;servlet-mapping&gt;映射到 </w:t>
      </w:r>
    </w:p>
    <w:p>
      <w:pPr>
        <w:pStyle w:val="58"/>
        <w:rPr>
          <w:rStyle w:val="28"/>
          <w:b w:val="0"/>
          <w:bCs w:val="0"/>
          <w:color w:val="auto"/>
          <w:highlight w:val="none"/>
        </w:rPr>
      </w:pPr>
      <w:r>
        <w:rPr>
          <w:rStyle w:val="28"/>
          <w:rFonts w:hint="eastAsia"/>
          <w:b w:val="0"/>
          <w:bCs w:val="0"/>
          <w:color w:val="auto"/>
          <w:highlight w:val="none"/>
        </w:rPr>
        <w:t xml:space="preserve">// 一个Servlet(com.quantanetwork.getClientDataServlet) </w:t>
      </w:r>
    </w:p>
    <w:p>
      <w:pPr>
        <w:pStyle w:val="58"/>
        <w:rPr>
          <w:rStyle w:val="28"/>
          <w:b w:val="0"/>
          <w:bCs w:val="0"/>
          <w:color w:val="auto"/>
          <w:highlight w:val="none"/>
        </w:rPr>
      </w:pPr>
      <w:r>
        <w:rPr>
          <w:rStyle w:val="28"/>
          <w:rFonts w:hint="eastAsia"/>
          <w:b w:val="0"/>
          <w:bCs w:val="0"/>
          <w:color w:val="auto"/>
          <w:highlight w:val="none"/>
        </w:rPr>
        <w:t xml:space="preserve">// 该Servlet的注意点下边会提到 </w:t>
      </w:r>
    </w:p>
    <w:p>
      <w:pPr>
        <w:pStyle w:val="58"/>
        <w:rPr>
          <w:rStyle w:val="28"/>
          <w:b w:val="0"/>
          <w:bCs w:val="0"/>
          <w:color w:val="auto"/>
          <w:highlight w:val="none"/>
        </w:rPr>
      </w:pPr>
      <w:r>
        <w:rPr>
          <w:rStyle w:val="28"/>
          <w:b w:val="0"/>
          <w:bCs w:val="0"/>
          <w:color w:val="auto"/>
          <w:highlight w:val="none"/>
        </w:rPr>
        <w:t xml:space="preserve"> </w:t>
      </w:r>
      <w:r>
        <w:rPr>
          <w:rStyle w:val="28"/>
          <w:b w:val="0"/>
          <w:bCs w:val="0"/>
          <w:color w:val="auto"/>
          <w:highlight w:val="none"/>
        </w:rPr>
        <w:t xml:space="preserve">URL url = new URL("http://localhost:8080/TestHttpURLConnectionPro/index.jsp"); </w:t>
      </w:r>
    </w:p>
    <w:p>
      <w:pPr>
        <w:pStyle w:val="58"/>
        <w:rPr>
          <w:rStyle w:val="28"/>
          <w:b w:val="0"/>
          <w:bCs w:val="0"/>
          <w:color w:val="auto"/>
          <w:highlight w:val="none"/>
        </w:rPr>
      </w:pPr>
    </w:p>
    <w:p>
      <w:pPr>
        <w:pStyle w:val="58"/>
        <w:rPr>
          <w:rStyle w:val="28"/>
          <w:b w:val="0"/>
          <w:bCs w:val="0"/>
          <w:color w:val="auto"/>
          <w:highlight w:val="none"/>
        </w:rPr>
      </w:pPr>
      <w:r>
        <w:rPr>
          <w:rStyle w:val="28"/>
          <w:rFonts w:hint="eastAsia"/>
          <w:b w:val="0"/>
          <w:bCs w:val="0"/>
          <w:color w:val="auto"/>
          <w:highlight w:val="none"/>
        </w:rPr>
        <w:t xml:space="preserve"> URLConnection rulConnection = url.openConnection();</w:t>
      </w:r>
    </w:p>
    <w:p>
      <w:pPr>
        <w:pStyle w:val="58"/>
        <w:rPr>
          <w:rStyle w:val="28"/>
          <w:b w:val="0"/>
          <w:bCs w:val="0"/>
          <w:color w:val="auto"/>
          <w:highlight w:val="none"/>
        </w:rPr>
      </w:pPr>
      <w:r>
        <w:rPr>
          <w:rStyle w:val="28"/>
          <w:rFonts w:hint="eastAsia"/>
          <w:b w:val="0"/>
          <w:bCs w:val="0"/>
          <w:color w:val="auto"/>
          <w:highlight w:val="none"/>
        </w:rPr>
        <w:t xml:space="preserve">// 此处的urlConnection对象实际上是根据URL的 </w:t>
      </w:r>
    </w:p>
    <w:p>
      <w:pPr>
        <w:pStyle w:val="58"/>
        <w:rPr>
          <w:rStyle w:val="28"/>
          <w:b w:val="0"/>
          <w:bCs w:val="0"/>
          <w:color w:val="auto"/>
          <w:highlight w:val="none"/>
        </w:rPr>
      </w:pPr>
      <w:r>
        <w:rPr>
          <w:rStyle w:val="28"/>
          <w:rFonts w:hint="eastAsia"/>
          <w:b w:val="0"/>
          <w:bCs w:val="0"/>
          <w:color w:val="auto"/>
          <w:highlight w:val="none"/>
        </w:rPr>
        <w:t xml:space="preserve">// 请求协议(此处是http)生成的URLConnection类 </w:t>
      </w:r>
    </w:p>
    <w:p>
      <w:pPr>
        <w:pStyle w:val="58"/>
        <w:rPr>
          <w:rStyle w:val="28"/>
          <w:b w:val="0"/>
          <w:bCs w:val="0"/>
          <w:color w:val="auto"/>
          <w:highlight w:val="none"/>
        </w:rPr>
      </w:pPr>
      <w:r>
        <w:rPr>
          <w:rStyle w:val="28"/>
          <w:rFonts w:hint="eastAsia"/>
          <w:b w:val="0"/>
          <w:bCs w:val="0"/>
          <w:color w:val="auto"/>
          <w:highlight w:val="none"/>
        </w:rPr>
        <w:t xml:space="preserve">// 的子类HttpURLConnection,故此处最好将其转化 </w:t>
      </w:r>
    </w:p>
    <w:p>
      <w:pPr>
        <w:pStyle w:val="58"/>
        <w:rPr>
          <w:rStyle w:val="28"/>
          <w:b w:val="0"/>
          <w:bCs w:val="0"/>
          <w:color w:val="auto"/>
          <w:highlight w:val="none"/>
        </w:rPr>
      </w:pPr>
      <w:r>
        <w:rPr>
          <w:rStyle w:val="28"/>
          <w:rFonts w:hint="eastAsia"/>
          <w:b w:val="0"/>
          <w:bCs w:val="0"/>
          <w:color w:val="auto"/>
          <w:highlight w:val="none"/>
        </w:rPr>
        <w:t xml:space="preserve">// 为HttpURLConnection类型的对象,以便用到 </w:t>
      </w:r>
    </w:p>
    <w:p>
      <w:pPr>
        <w:pStyle w:val="58"/>
        <w:rPr>
          <w:rStyle w:val="28"/>
          <w:b w:val="0"/>
          <w:bCs w:val="0"/>
          <w:color w:val="auto"/>
          <w:highlight w:val="none"/>
        </w:rPr>
      </w:pPr>
      <w:r>
        <w:rPr>
          <w:rStyle w:val="28"/>
          <w:rFonts w:hint="eastAsia"/>
          <w:b w:val="0"/>
          <w:bCs w:val="0"/>
          <w:color w:val="auto"/>
          <w:highlight w:val="none"/>
        </w:rPr>
        <w:t xml:space="preserve">// HttpURLConnection更多的API.如下: </w:t>
      </w:r>
    </w:p>
    <w:p>
      <w:pPr>
        <w:pStyle w:val="58"/>
        <w:rPr>
          <w:rStyle w:val="28"/>
          <w:b w:val="0"/>
          <w:bCs w:val="0"/>
          <w:color w:val="auto"/>
          <w:highlight w:val="none"/>
        </w:rPr>
      </w:pPr>
      <w:r>
        <w:rPr>
          <w:rStyle w:val="28"/>
          <w:rFonts w:hint="eastAsia"/>
          <w:b w:val="0"/>
          <w:bCs w:val="0"/>
          <w:color w:val="auto"/>
          <w:highlight w:val="none"/>
        </w:rPr>
        <w:t xml:space="preserve"> //转化</w:t>
      </w:r>
    </w:p>
    <w:p>
      <w:pPr>
        <w:pStyle w:val="58"/>
        <w:rPr>
          <w:rStyle w:val="28"/>
          <w:b w:val="0"/>
          <w:bCs w:val="0"/>
          <w:color w:val="auto"/>
          <w:highlight w:val="none"/>
        </w:rPr>
      </w:pPr>
      <w:r>
        <w:rPr>
          <w:rStyle w:val="28"/>
          <w:b w:val="0"/>
          <w:bCs w:val="0"/>
          <w:color w:val="auto"/>
          <w:highlight w:val="none"/>
        </w:rPr>
        <w:t xml:space="preserve"> HttpURLConnection httpUrlConnection = (HttpURLConnection) rulConnection; </w:t>
      </w:r>
    </w:p>
    <w:p>
      <w:pPr>
        <w:pStyle w:val="6"/>
        <w:rPr>
          <w:rStyle w:val="28"/>
          <w:b w:val="0"/>
          <w:bCs w:val="0"/>
          <w:color w:val="auto"/>
          <w:highlight w:val="none"/>
        </w:rPr>
      </w:pPr>
      <w:r>
        <w:rPr>
          <w:rStyle w:val="28"/>
          <w:rFonts w:hint="eastAsia"/>
          <w:b w:val="0"/>
          <w:bCs w:val="0"/>
          <w:color w:val="auto"/>
          <w:highlight w:val="none"/>
        </w:rPr>
        <w:t>设参数：（配置）&gt; HttpURLConnection对象参数问题 (httpUrlConnection.setDoOutput()/setDoInput()/ setUseCaches()/ setRequestProperty()/setRequestMethod("POST"))</w:t>
      </w:r>
    </w:p>
    <w:p>
      <w:pPr>
        <w:pStyle w:val="58"/>
        <w:rPr>
          <w:rStyle w:val="28"/>
          <w:b w:val="0"/>
          <w:bCs w:val="0"/>
          <w:color w:val="auto"/>
          <w:highlight w:val="none"/>
        </w:rPr>
      </w:pPr>
      <w:r>
        <w:rPr>
          <w:rStyle w:val="28"/>
          <w:rFonts w:hint="eastAsia"/>
          <w:b w:val="0"/>
          <w:bCs w:val="0"/>
          <w:color w:val="auto"/>
          <w:highlight w:val="none"/>
        </w:rPr>
        <w:t>对connection对象的一切配置（那一堆set函数） 都必须要在connect()函数执行之前完成</w:t>
      </w:r>
    </w:p>
    <w:p>
      <w:pPr>
        <w:pStyle w:val="58"/>
        <w:rPr>
          <w:rStyle w:val="28"/>
          <w:b w:val="0"/>
          <w:bCs w:val="0"/>
          <w:color w:val="auto"/>
          <w:highlight w:val="none"/>
        </w:rPr>
      </w:pPr>
      <w:r>
        <w:rPr>
          <w:rStyle w:val="28"/>
          <w:rFonts w:hint="eastAsia"/>
          <w:b w:val="0"/>
          <w:bCs w:val="0"/>
          <w:color w:val="auto"/>
          <w:highlight w:val="none"/>
        </w:rPr>
        <w:t xml:space="preserve"> // </w:t>
      </w:r>
      <w:r>
        <w:rPr>
          <w:rStyle w:val="28"/>
          <w:rFonts w:hint="eastAsia"/>
          <w:b w:val="0"/>
          <w:bCs w:val="0"/>
          <w:color w:val="auto"/>
          <w:highlight w:val="none"/>
        </w:rPr>
        <w:t xml:space="preserve">设置是否向httpUrlConnection输出，因为这个是post请求，参数要放在 </w:t>
      </w:r>
    </w:p>
    <w:p>
      <w:pPr>
        <w:pStyle w:val="58"/>
        <w:rPr>
          <w:rStyle w:val="28"/>
          <w:b w:val="0"/>
          <w:bCs w:val="0"/>
          <w:color w:val="auto"/>
          <w:highlight w:val="none"/>
        </w:rPr>
      </w:pPr>
      <w:r>
        <w:rPr>
          <w:rStyle w:val="28"/>
          <w:rFonts w:hint="eastAsia"/>
          <w:b w:val="0"/>
          <w:bCs w:val="0"/>
          <w:color w:val="auto"/>
          <w:highlight w:val="none"/>
        </w:rPr>
        <w:t xml:space="preserve"> // http正文内，因此需要设为true, 默认情况下是false; （get/post的区别）</w:t>
      </w:r>
    </w:p>
    <w:p>
      <w:pPr>
        <w:pStyle w:val="58"/>
        <w:rPr>
          <w:rStyle w:val="28"/>
          <w:b w:val="0"/>
          <w:bCs w:val="0"/>
          <w:color w:val="auto"/>
          <w:highlight w:val="none"/>
        </w:rPr>
      </w:pPr>
      <w:r>
        <w:rPr>
          <w:rStyle w:val="28"/>
          <w:b w:val="0"/>
          <w:bCs w:val="0"/>
          <w:color w:val="auto"/>
          <w:highlight w:val="none"/>
        </w:rPr>
        <w:t xml:space="preserve"> </w:t>
      </w:r>
      <w:r>
        <w:rPr>
          <w:rStyle w:val="28"/>
          <w:b w:val="0"/>
          <w:bCs w:val="0"/>
          <w:color w:val="auto"/>
          <w:highlight w:val="none"/>
        </w:rPr>
        <w:t xml:space="preserve">httpUrlConnection.setDoOutput(true); </w:t>
      </w:r>
    </w:p>
    <w:p>
      <w:pPr>
        <w:pStyle w:val="58"/>
        <w:rPr>
          <w:rStyle w:val="28"/>
          <w:b w:val="0"/>
          <w:bCs w:val="0"/>
          <w:color w:val="auto"/>
          <w:highlight w:val="none"/>
        </w:rPr>
      </w:pPr>
      <w:r>
        <w:rPr>
          <w:rStyle w:val="28"/>
          <w:b w:val="0"/>
          <w:bCs w:val="0"/>
          <w:color w:val="auto"/>
          <w:highlight w:val="none"/>
        </w:rPr>
        <w:t xml:space="preserve"> </w:t>
      </w:r>
    </w:p>
    <w:p>
      <w:pPr>
        <w:pStyle w:val="58"/>
        <w:rPr>
          <w:rStyle w:val="28"/>
          <w:b w:val="0"/>
          <w:bCs w:val="0"/>
          <w:color w:val="auto"/>
          <w:highlight w:val="none"/>
        </w:rPr>
      </w:pPr>
      <w:r>
        <w:rPr>
          <w:rStyle w:val="28"/>
          <w:rFonts w:hint="eastAsia"/>
          <w:b w:val="0"/>
          <w:bCs w:val="0"/>
          <w:color w:val="auto"/>
          <w:highlight w:val="none"/>
        </w:rPr>
        <w:t xml:space="preserve"> // 设置是否从httpUrlConnection读入，默认情况下是true; </w:t>
      </w:r>
    </w:p>
    <w:p>
      <w:pPr>
        <w:pStyle w:val="58"/>
        <w:rPr>
          <w:rStyle w:val="28"/>
          <w:b w:val="0"/>
          <w:bCs w:val="0"/>
          <w:color w:val="auto"/>
          <w:highlight w:val="none"/>
        </w:rPr>
      </w:pPr>
      <w:r>
        <w:rPr>
          <w:rStyle w:val="28"/>
          <w:b w:val="0"/>
          <w:bCs w:val="0"/>
          <w:color w:val="auto"/>
          <w:highlight w:val="none"/>
        </w:rPr>
        <w:t xml:space="preserve"> httpUrlConnection.setDoInput(true); </w:t>
      </w:r>
    </w:p>
    <w:p>
      <w:pPr>
        <w:pStyle w:val="58"/>
        <w:rPr>
          <w:rStyle w:val="28"/>
          <w:b w:val="0"/>
          <w:bCs w:val="0"/>
          <w:color w:val="auto"/>
          <w:highlight w:val="none"/>
        </w:rPr>
      </w:pPr>
      <w:r>
        <w:rPr>
          <w:rStyle w:val="28"/>
          <w:b w:val="0"/>
          <w:bCs w:val="0"/>
          <w:color w:val="auto"/>
          <w:highlight w:val="none"/>
        </w:rPr>
        <w:t xml:space="preserve"> </w:t>
      </w:r>
    </w:p>
    <w:p>
      <w:pPr>
        <w:pStyle w:val="58"/>
        <w:rPr>
          <w:rStyle w:val="28"/>
          <w:b w:val="0"/>
          <w:bCs w:val="0"/>
          <w:color w:val="auto"/>
          <w:highlight w:val="none"/>
        </w:rPr>
      </w:pPr>
      <w:r>
        <w:rPr>
          <w:rStyle w:val="28"/>
          <w:rFonts w:hint="eastAsia"/>
          <w:b w:val="0"/>
          <w:bCs w:val="0"/>
          <w:color w:val="auto"/>
          <w:highlight w:val="none"/>
        </w:rPr>
        <w:t xml:space="preserve"> // Post 请求不能使用缓存 </w:t>
      </w:r>
    </w:p>
    <w:p>
      <w:pPr>
        <w:pStyle w:val="58"/>
        <w:rPr>
          <w:rStyle w:val="28"/>
          <w:b w:val="0"/>
          <w:bCs w:val="0"/>
          <w:color w:val="auto"/>
          <w:highlight w:val="none"/>
        </w:rPr>
      </w:pPr>
      <w:r>
        <w:rPr>
          <w:rStyle w:val="28"/>
          <w:b w:val="0"/>
          <w:bCs w:val="0"/>
          <w:color w:val="auto"/>
          <w:highlight w:val="none"/>
        </w:rPr>
        <w:t xml:space="preserve"> httpUrlConnection.setUseCaches(false); </w:t>
      </w:r>
    </w:p>
    <w:p>
      <w:pPr>
        <w:pStyle w:val="58"/>
        <w:rPr>
          <w:rStyle w:val="28"/>
          <w:b w:val="0"/>
          <w:bCs w:val="0"/>
          <w:color w:val="auto"/>
          <w:highlight w:val="none"/>
        </w:rPr>
      </w:pPr>
      <w:r>
        <w:rPr>
          <w:rStyle w:val="28"/>
          <w:b w:val="0"/>
          <w:bCs w:val="0"/>
          <w:color w:val="auto"/>
          <w:highlight w:val="none"/>
        </w:rPr>
        <w:t xml:space="preserve"> </w:t>
      </w:r>
    </w:p>
    <w:p>
      <w:pPr>
        <w:pStyle w:val="58"/>
        <w:rPr>
          <w:rStyle w:val="28"/>
          <w:b w:val="0"/>
          <w:bCs w:val="0"/>
          <w:color w:val="auto"/>
          <w:highlight w:val="none"/>
        </w:rPr>
      </w:pPr>
      <w:r>
        <w:rPr>
          <w:rStyle w:val="28"/>
          <w:rFonts w:hint="eastAsia"/>
          <w:b w:val="0"/>
          <w:bCs w:val="0"/>
          <w:color w:val="auto"/>
          <w:highlight w:val="none"/>
        </w:rPr>
        <w:t xml:space="preserve"> // 设定传送的内容类型是可序列化的java对象 </w:t>
      </w:r>
    </w:p>
    <w:p>
      <w:pPr>
        <w:pStyle w:val="58"/>
        <w:rPr>
          <w:rStyle w:val="28"/>
          <w:b w:val="0"/>
          <w:bCs w:val="0"/>
          <w:color w:val="auto"/>
          <w:highlight w:val="none"/>
        </w:rPr>
      </w:pPr>
      <w:r>
        <w:rPr>
          <w:rStyle w:val="28"/>
          <w:rFonts w:hint="eastAsia"/>
          <w:b w:val="0"/>
          <w:bCs w:val="0"/>
          <w:color w:val="auto"/>
          <w:highlight w:val="none"/>
        </w:rPr>
        <w:t xml:space="preserve"> // (如果不设此项,在传送序列化对象时,当WEB服务默认的不是这种类型时可能抛java.io.EOFException) </w:t>
      </w:r>
    </w:p>
    <w:p>
      <w:pPr>
        <w:pStyle w:val="58"/>
        <w:rPr>
          <w:rStyle w:val="28"/>
          <w:b w:val="0"/>
          <w:bCs w:val="0"/>
          <w:color w:val="auto"/>
          <w:highlight w:val="none"/>
        </w:rPr>
      </w:pPr>
      <w:r>
        <w:rPr>
          <w:rStyle w:val="28"/>
          <w:b w:val="0"/>
          <w:bCs w:val="0"/>
          <w:color w:val="auto"/>
          <w:highlight w:val="none"/>
        </w:rPr>
        <w:t xml:space="preserve"> httpUrlConnection.setRequestProperty("Content-type", "application/x-java-serialized-object"); </w:t>
      </w:r>
    </w:p>
    <w:p>
      <w:pPr>
        <w:pStyle w:val="58"/>
        <w:rPr>
          <w:rStyle w:val="28"/>
          <w:b w:val="0"/>
          <w:bCs w:val="0"/>
          <w:color w:val="auto"/>
          <w:highlight w:val="none"/>
        </w:rPr>
      </w:pPr>
      <w:r>
        <w:rPr>
          <w:rStyle w:val="28"/>
          <w:b w:val="0"/>
          <w:bCs w:val="0"/>
          <w:color w:val="auto"/>
          <w:highlight w:val="none"/>
        </w:rPr>
        <w:t xml:space="preserve"> </w:t>
      </w:r>
    </w:p>
    <w:p>
      <w:pPr>
        <w:pStyle w:val="58"/>
        <w:rPr>
          <w:rStyle w:val="28"/>
          <w:b w:val="0"/>
          <w:bCs w:val="0"/>
          <w:color w:val="auto"/>
          <w:highlight w:val="none"/>
        </w:rPr>
      </w:pPr>
      <w:r>
        <w:rPr>
          <w:rStyle w:val="28"/>
          <w:rFonts w:hint="eastAsia"/>
          <w:b w:val="0"/>
          <w:bCs w:val="0"/>
          <w:color w:val="auto"/>
          <w:highlight w:val="none"/>
        </w:rPr>
        <w:t xml:space="preserve"> // 设定请求的方法为"POST"，默认是GET </w:t>
      </w:r>
    </w:p>
    <w:p>
      <w:pPr>
        <w:pStyle w:val="58"/>
        <w:rPr>
          <w:rStyle w:val="28"/>
          <w:b w:val="0"/>
          <w:bCs w:val="0"/>
          <w:color w:val="auto"/>
          <w:highlight w:val="none"/>
        </w:rPr>
      </w:pPr>
      <w:r>
        <w:rPr>
          <w:rStyle w:val="28"/>
          <w:b w:val="0"/>
          <w:bCs w:val="0"/>
          <w:color w:val="auto"/>
          <w:highlight w:val="none"/>
        </w:rPr>
        <w:t xml:space="preserve"> httpUrlConnection.setRequestMethod("POST"); </w:t>
      </w:r>
    </w:p>
    <w:p>
      <w:pPr>
        <w:pStyle w:val="58"/>
        <w:rPr>
          <w:rStyle w:val="28"/>
          <w:b w:val="0"/>
          <w:bCs w:val="0"/>
          <w:color w:val="auto"/>
          <w:highlight w:val="none"/>
        </w:rPr>
      </w:pPr>
      <w:r>
        <w:rPr>
          <w:rStyle w:val="28"/>
          <w:b w:val="0"/>
          <w:bCs w:val="0"/>
          <w:color w:val="auto"/>
          <w:highlight w:val="none"/>
        </w:rPr>
        <w:t xml:space="preserve"> </w:t>
      </w:r>
    </w:p>
    <w:p>
      <w:pPr>
        <w:pStyle w:val="6"/>
        <w:rPr>
          <w:rStyle w:val="28"/>
          <w:b w:val="0"/>
          <w:bCs w:val="0"/>
          <w:color w:val="auto"/>
          <w:highlight w:val="none"/>
        </w:rPr>
      </w:pPr>
      <w:r>
        <w:rPr>
          <w:rStyle w:val="28"/>
          <w:rFonts w:hint="eastAsia"/>
          <w:b w:val="0"/>
          <w:bCs w:val="0"/>
          <w:color w:val="auto"/>
          <w:highlight w:val="none"/>
        </w:rPr>
        <w:t xml:space="preserve">连接：从上述第2条中url.openConnection()至此的配置必须要在connect之前完成， </w:t>
      </w:r>
    </w:p>
    <w:p>
      <w:pPr>
        <w:pStyle w:val="58"/>
        <w:rPr>
          <w:rStyle w:val="28"/>
          <w:b w:val="0"/>
          <w:bCs w:val="0"/>
          <w:color w:val="auto"/>
          <w:highlight w:val="none"/>
        </w:rPr>
      </w:pPr>
    </w:p>
    <w:p>
      <w:pPr>
        <w:pStyle w:val="58"/>
        <w:rPr>
          <w:rStyle w:val="28"/>
          <w:b w:val="0"/>
          <w:bCs w:val="0"/>
          <w:color w:val="auto"/>
          <w:highlight w:val="none"/>
        </w:rPr>
      </w:pPr>
      <w:r>
        <w:rPr>
          <w:rStyle w:val="28"/>
          <w:b w:val="0"/>
          <w:bCs w:val="0"/>
          <w:color w:val="auto"/>
          <w:highlight w:val="none"/>
        </w:rPr>
        <w:t xml:space="preserve">httpUrlConnection.connect(); </w:t>
      </w:r>
    </w:p>
    <w:p>
      <w:pPr>
        <w:pStyle w:val="58"/>
        <w:rPr>
          <w:rStyle w:val="28"/>
          <w:b w:val="0"/>
          <w:bCs w:val="0"/>
          <w:color w:val="auto"/>
          <w:highlight w:val="none"/>
        </w:rPr>
      </w:pPr>
    </w:p>
    <w:p>
      <w:pPr>
        <w:pStyle w:val="58"/>
        <w:rPr>
          <w:rStyle w:val="28"/>
          <w:b w:val="0"/>
          <w:bCs w:val="0"/>
          <w:color w:val="auto"/>
          <w:highlight w:val="none"/>
        </w:rPr>
      </w:pPr>
    </w:p>
    <w:p>
      <w:pPr>
        <w:pStyle w:val="6"/>
        <w:rPr>
          <w:rStyle w:val="28"/>
          <w:b w:val="0"/>
          <w:bCs w:val="0"/>
          <w:color w:val="auto"/>
          <w:highlight w:val="none"/>
        </w:rPr>
      </w:pPr>
      <w:r>
        <w:rPr>
          <w:rStyle w:val="28"/>
          <w:rFonts w:hint="eastAsia"/>
          <w:b w:val="0"/>
          <w:bCs w:val="0"/>
          <w:color w:val="auto"/>
          <w:highlight w:val="none"/>
        </w:rPr>
        <w:tab/>
      </w:r>
      <w:r>
        <w:rPr>
          <w:rStyle w:val="28"/>
          <w:rFonts w:hint="eastAsia"/>
          <w:b w:val="0"/>
          <w:bCs w:val="0"/>
          <w:color w:val="auto"/>
          <w:highlight w:val="none"/>
        </w:rPr>
        <w:t xml:space="preserve">创建流对象： HttpURLConnection连接问题：（httpUrlConnection.getOutputStream()） </w:t>
      </w:r>
    </w:p>
    <w:p>
      <w:pPr>
        <w:pStyle w:val="58"/>
        <w:rPr>
          <w:rStyle w:val="28"/>
          <w:b w:val="0"/>
          <w:bCs w:val="0"/>
          <w:color w:val="auto"/>
          <w:highlight w:val="none"/>
        </w:rPr>
      </w:pPr>
      <w:r>
        <w:rPr>
          <w:rStyle w:val="28"/>
          <w:rFonts w:hint="eastAsia"/>
          <w:b w:val="0"/>
          <w:bCs w:val="0"/>
          <w:color w:val="auto"/>
          <w:highlight w:val="none"/>
        </w:rPr>
        <w:t xml:space="preserve"> // 此处getOutputStream（获取输出流）会隐含的进行connect(即：如同调用上面的connect()方法， </w:t>
      </w:r>
    </w:p>
    <w:p>
      <w:pPr>
        <w:pStyle w:val="58"/>
        <w:rPr>
          <w:rStyle w:val="28"/>
          <w:b w:val="0"/>
          <w:bCs w:val="0"/>
          <w:color w:val="auto"/>
          <w:highlight w:val="none"/>
        </w:rPr>
      </w:pPr>
      <w:r>
        <w:rPr>
          <w:rStyle w:val="28"/>
          <w:rFonts w:hint="eastAsia"/>
          <w:b w:val="0"/>
          <w:bCs w:val="0"/>
          <w:color w:val="auto"/>
          <w:highlight w:val="none"/>
        </w:rPr>
        <w:t xml:space="preserve"> // 所以在开发中不调用上述的connect()也可以)。 </w:t>
      </w:r>
    </w:p>
    <w:p>
      <w:pPr>
        <w:pStyle w:val="58"/>
        <w:rPr>
          <w:rStyle w:val="28"/>
          <w:b w:val="0"/>
          <w:bCs w:val="0"/>
          <w:color w:val="auto"/>
          <w:highlight w:val="none"/>
        </w:rPr>
      </w:pPr>
      <w:r>
        <w:rPr>
          <w:rStyle w:val="28"/>
          <w:b w:val="0"/>
          <w:bCs w:val="0"/>
          <w:color w:val="auto"/>
          <w:highlight w:val="none"/>
        </w:rPr>
        <w:t xml:space="preserve"> OutputStream outStrm = httpUrlConnection.getOutputStream(); </w:t>
      </w:r>
    </w:p>
    <w:p>
      <w:pPr>
        <w:pStyle w:val="58"/>
        <w:rPr>
          <w:rStyle w:val="28"/>
          <w:b w:val="0"/>
          <w:bCs w:val="0"/>
          <w:color w:val="auto"/>
          <w:highlight w:val="none"/>
        </w:rPr>
      </w:pPr>
    </w:p>
    <w:p>
      <w:pPr>
        <w:pStyle w:val="6"/>
        <w:rPr>
          <w:rStyle w:val="28"/>
          <w:b w:val="0"/>
          <w:bCs w:val="0"/>
          <w:color w:val="auto"/>
          <w:highlight w:val="none"/>
        </w:rPr>
      </w:pPr>
      <w:r>
        <w:rPr>
          <w:rStyle w:val="28"/>
          <w:rFonts w:hint="eastAsia"/>
          <w:b w:val="0"/>
          <w:bCs w:val="0"/>
          <w:color w:val="auto"/>
          <w:highlight w:val="none"/>
        </w:rPr>
        <w:t xml:space="preserve">写数据： HttpURLConnection写数据与发送数据问题： </w:t>
      </w:r>
      <w:r>
        <w:rPr>
          <w:rStyle w:val="28"/>
          <w:rFonts w:hint="eastAsia"/>
          <w:b w:val="0"/>
          <w:bCs w:val="0"/>
          <w:color w:val="auto"/>
          <w:highlight w:val="none"/>
        </w:rPr>
        <w:t>(向HTTP请求传入参数)</w:t>
      </w:r>
    </w:p>
    <w:p>
      <w:pPr>
        <w:pStyle w:val="58"/>
        <w:rPr>
          <w:rStyle w:val="28"/>
          <w:b w:val="0"/>
          <w:bCs w:val="0"/>
          <w:color w:val="auto"/>
          <w:highlight w:val="none"/>
        </w:rPr>
      </w:pPr>
      <w:r>
        <w:rPr>
          <w:rStyle w:val="28"/>
          <w:rFonts w:hint="eastAsia"/>
          <w:b w:val="0"/>
          <w:bCs w:val="0"/>
          <w:color w:val="auto"/>
          <w:highlight w:val="none"/>
        </w:rPr>
        <w:t xml:space="preserve"> // 现在通过输出流对象构建对象输出流对象，以实现输出可序列化的对象。 </w:t>
      </w:r>
    </w:p>
    <w:p>
      <w:pPr>
        <w:pStyle w:val="58"/>
        <w:rPr>
          <w:rStyle w:val="28"/>
          <w:b w:val="0"/>
          <w:bCs w:val="0"/>
          <w:color w:val="auto"/>
          <w:highlight w:val="none"/>
        </w:rPr>
      </w:pPr>
      <w:r>
        <w:rPr>
          <w:rStyle w:val="28"/>
          <w:b w:val="0"/>
          <w:bCs w:val="0"/>
          <w:color w:val="auto"/>
          <w:highlight w:val="none"/>
        </w:rPr>
        <w:t xml:space="preserve"> </w:t>
      </w:r>
      <w:r>
        <w:rPr>
          <w:rStyle w:val="28"/>
          <w:b w:val="0"/>
          <w:bCs w:val="0"/>
          <w:color w:val="auto"/>
          <w:highlight w:val="none"/>
        </w:rPr>
        <w:t xml:space="preserve">ObjectOutputStream objOutputStrm = new ObjectOutputStream(outStrm); </w:t>
      </w:r>
    </w:p>
    <w:p>
      <w:pPr>
        <w:pStyle w:val="58"/>
        <w:rPr>
          <w:rStyle w:val="28"/>
          <w:b w:val="0"/>
          <w:bCs w:val="0"/>
          <w:color w:val="auto"/>
          <w:highlight w:val="none"/>
        </w:rPr>
      </w:pPr>
      <w:r>
        <w:rPr>
          <w:rStyle w:val="28"/>
          <w:b w:val="0"/>
          <w:bCs w:val="0"/>
          <w:color w:val="auto"/>
          <w:highlight w:val="none"/>
        </w:rPr>
        <w:t xml:space="preserve"> </w:t>
      </w:r>
    </w:p>
    <w:p>
      <w:pPr>
        <w:pStyle w:val="58"/>
        <w:rPr>
          <w:rStyle w:val="28"/>
          <w:b w:val="0"/>
          <w:bCs w:val="0"/>
          <w:color w:val="auto"/>
          <w:highlight w:val="none"/>
        </w:rPr>
      </w:pPr>
      <w:r>
        <w:rPr>
          <w:rStyle w:val="28"/>
          <w:rFonts w:hint="eastAsia"/>
          <w:b w:val="0"/>
          <w:bCs w:val="0"/>
          <w:color w:val="auto"/>
          <w:highlight w:val="none"/>
        </w:rPr>
        <w:t xml:space="preserve"> // 向对象输出流写出数据，这些数据将存到内存缓冲区中 </w:t>
      </w:r>
    </w:p>
    <w:p>
      <w:pPr>
        <w:pStyle w:val="58"/>
        <w:rPr>
          <w:rStyle w:val="28"/>
          <w:b w:val="0"/>
          <w:bCs w:val="0"/>
          <w:color w:val="auto"/>
          <w:highlight w:val="none"/>
        </w:rPr>
      </w:pPr>
      <w:r>
        <w:rPr>
          <w:rStyle w:val="28"/>
          <w:rFonts w:hint="eastAsia"/>
          <w:b w:val="0"/>
          <w:bCs w:val="0"/>
          <w:color w:val="auto"/>
          <w:highlight w:val="none"/>
        </w:rPr>
        <w:t xml:space="preserve"> objOutputStrm.writeObject(new String("我是测试数据")); </w:t>
      </w:r>
    </w:p>
    <w:p>
      <w:pPr>
        <w:pStyle w:val="58"/>
        <w:rPr>
          <w:rStyle w:val="28"/>
          <w:b w:val="0"/>
          <w:bCs w:val="0"/>
          <w:color w:val="auto"/>
          <w:highlight w:val="none"/>
        </w:rPr>
      </w:pPr>
      <w:r>
        <w:rPr>
          <w:rStyle w:val="28"/>
          <w:b w:val="0"/>
          <w:bCs w:val="0"/>
          <w:color w:val="auto"/>
          <w:highlight w:val="none"/>
        </w:rPr>
        <w:t xml:space="preserve"> </w:t>
      </w:r>
    </w:p>
    <w:p>
      <w:pPr>
        <w:pStyle w:val="58"/>
        <w:rPr>
          <w:rStyle w:val="28"/>
          <w:b w:val="0"/>
          <w:bCs w:val="0"/>
          <w:color w:val="auto"/>
          <w:highlight w:val="none"/>
        </w:rPr>
      </w:pPr>
      <w:r>
        <w:rPr>
          <w:rStyle w:val="28"/>
          <w:rFonts w:hint="eastAsia"/>
          <w:b w:val="0"/>
          <w:bCs w:val="0"/>
          <w:color w:val="auto"/>
          <w:highlight w:val="none"/>
        </w:rPr>
        <w:t xml:space="preserve"> // 刷新对象输出流，将任何字节都写入潜在的流中（些处为ObjectOutputStream） </w:t>
      </w:r>
    </w:p>
    <w:p>
      <w:pPr>
        <w:pStyle w:val="58"/>
        <w:rPr>
          <w:rStyle w:val="28"/>
          <w:b w:val="0"/>
          <w:bCs w:val="0"/>
          <w:color w:val="auto"/>
          <w:highlight w:val="none"/>
        </w:rPr>
      </w:pPr>
      <w:r>
        <w:rPr>
          <w:rStyle w:val="28"/>
          <w:b w:val="0"/>
          <w:bCs w:val="0"/>
          <w:color w:val="auto"/>
          <w:highlight w:val="none"/>
        </w:rPr>
        <w:t xml:space="preserve"> objOutputStm.flush(); </w:t>
      </w:r>
    </w:p>
    <w:p>
      <w:pPr>
        <w:pStyle w:val="58"/>
        <w:rPr>
          <w:rStyle w:val="28"/>
          <w:b w:val="0"/>
          <w:bCs w:val="0"/>
          <w:color w:val="auto"/>
          <w:highlight w:val="none"/>
        </w:rPr>
      </w:pPr>
      <w:r>
        <w:rPr>
          <w:rStyle w:val="28"/>
          <w:b w:val="0"/>
          <w:bCs w:val="0"/>
          <w:color w:val="auto"/>
          <w:highlight w:val="none"/>
        </w:rPr>
        <w:t xml:space="preserve"> </w:t>
      </w:r>
    </w:p>
    <w:p>
      <w:pPr>
        <w:pStyle w:val="58"/>
        <w:rPr>
          <w:rStyle w:val="28"/>
          <w:b w:val="0"/>
          <w:bCs w:val="0"/>
          <w:color w:val="auto"/>
          <w:highlight w:val="none"/>
        </w:rPr>
      </w:pPr>
      <w:r>
        <w:rPr>
          <w:rStyle w:val="28"/>
          <w:rFonts w:hint="eastAsia"/>
          <w:b w:val="0"/>
          <w:bCs w:val="0"/>
          <w:color w:val="auto"/>
          <w:highlight w:val="none"/>
        </w:rPr>
        <w:t xml:space="preserve"> // 关闭流对象。此时，不能再向对象输出流写入任何数据，先前写入的数据存在于内存缓冲区中, </w:t>
      </w:r>
    </w:p>
    <w:p>
      <w:pPr>
        <w:pStyle w:val="58"/>
        <w:rPr>
          <w:rStyle w:val="28"/>
          <w:b w:val="0"/>
          <w:bCs w:val="0"/>
          <w:color w:val="auto"/>
          <w:highlight w:val="none"/>
        </w:rPr>
      </w:pPr>
      <w:r>
        <w:rPr>
          <w:rStyle w:val="28"/>
          <w:rFonts w:hint="eastAsia"/>
          <w:b w:val="0"/>
          <w:bCs w:val="0"/>
          <w:color w:val="auto"/>
          <w:highlight w:val="none"/>
        </w:rPr>
        <w:t xml:space="preserve"> // 在调用下边的getInputStream()函数时才把准备好的http请求正式发送到服务器 </w:t>
      </w:r>
    </w:p>
    <w:p>
      <w:pPr>
        <w:pStyle w:val="58"/>
        <w:rPr>
          <w:rStyle w:val="28"/>
          <w:b w:val="0"/>
          <w:bCs w:val="0"/>
          <w:color w:val="auto"/>
          <w:highlight w:val="none"/>
        </w:rPr>
      </w:pPr>
      <w:r>
        <w:rPr>
          <w:rStyle w:val="28"/>
          <w:b w:val="0"/>
          <w:bCs w:val="0"/>
          <w:color w:val="auto"/>
          <w:highlight w:val="none"/>
        </w:rPr>
        <w:t xml:space="preserve"> objOutputStm.close(); </w:t>
      </w:r>
    </w:p>
    <w:p>
      <w:pPr>
        <w:pStyle w:val="58"/>
        <w:rPr>
          <w:rStyle w:val="28"/>
          <w:b w:val="0"/>
          <w:bCs w:val="0"/>
          <w:color w:val="auto"/>
          <w:highlight w:val="none"/>
        </w:rPr>
      </w:pPr>
      <w:r>
        <w:rPr>
          <w:rStyle w:val="28"/>
          <w:b w:val="0"/>
          <w:bCs w:val="0"/>
          <w:color w:val="auto"/>
          <w:highlight w:val="none"/>
        </w:rPr>
        <w:t xml:space="preserve"> </w:t>
      </w:r>
    </w:p>
    <w:p>
      <w:pPr>
        <w:pStyle w:val="58"/>
        <w:rPr>
          <w:rStyle w:val="28"/>
          <w:b w:val="0"/>
          <w:bCs w:val="0"/>
          <w:color w:val="auto"/>
          <w:highlight w:val="none"/>
        </w:rPr>
      </w:pPr>
      <w:r>
        <w:rPr>
          <w:rStyle w:val="28"/>
          <w:rFonts w:hint="eastAsia"/>
          <w:b w:val="0"/>
          <w:bCs w:val="0"/>
          <w:color w:val="auto"/>
          <w:highlight w:val="none"/>
        </w:rPr>
        <w:t xml:space="preserve"> // 调用HttpURLConnection连接对象的getInputStream()函数, (获取请求报文)</w:t>
      </w:r>
    </w:p>
    <w:p>
      <w:pPr>
        <w:pStyle w:val="58"/>
        <w:rPr>
          <w:rStyle w:val="28"/>
          <w:b w:val="0"/>
          <w:bCs w:val="0"/>
          <w:color w:val="auto"/>
          <w:highlight w:val="none"/>
        </w:rPr>
      </w:pPr>
      <w:r>
        <w:rPr>
          <w:rStyle w:val="28"/>
          <w:rFonts w:hint="eastAsia"/>
          <w:b w:val="0"/>
          <w:bCs w:val="0"/>
          <w:color w:val="auto"/>
          <w:highlight w:val="none"/>
        </w:rPr>
        <w:t xml:space="preserve"> // 将内存缓冲区中封装好的完整的HTTP请求电文发送到服务端。 </w:t>
      </w:r>
    </w:p>
    <w:p>
      <w:pPr>
        <w:pStyle w:val="58"/>
        <w:rPr>
          <w:rStyle w:val="28"/>
          <w:b w:val="0"/>
          <w:bCs w:val="0"/>
          <w:color w:val="auto"/>
          <w:highlight w:val="none"/>
        </w:rPr>
      </w:pPr>
      <w:r>
        <w:rPr>
          <w:rStyle w:val="28"/>
          <w:rFonts w:hint="eastAsia"/>
          <w:b w:val="0"/>
          <w:bCs w:val="0"/>
          <w:color w:val="auto"/>
          <w:highlight w:val="none"/>
        </w:rPr>
        <w:t xml:space="preserve"> InputStream inStrm = httpConn.getInputStream()</w:t>
      </w:r>
      <w:r>
        <w:rPr>
          <w:rStyle w:val="28"/>
          <w:rFonts w:hint="eastAsia"/>
          <w:b w:val="0"/>
          <w:bCs w:val="0"/>
          <w:color w:val="auto"/>
          <w:highlight w:val="none"/>
        </w:rPr>
        <w:t xml:space="preserve">; // &lt;===注意，实际发送请求的代码段就在这里 </w:t>
      </w:r>
    </w:p>
    <w:p>
      <w:pPr>
        <w:pStyle w:val="58"/>
        <w:rPr>
          <w:rStyle w:val="28"/>
          <w:b w:val="0"/>
          <w:bCs w:val="0"/>
          <w:color w:val="auto"/>
          <w:highlight w:val="none"/>
        </w:rPr>
      </w:pPr>
      <w:r>
        <w:rPr>
          <w:rStyle w:val="28"/>
          <w:b w:val="0"/>
          <w:bCs w:val="0"/>
          <w:color w:val="auto"/>
          <w:highlight w:val="none"/>
        </w:rPr>
        <w:t xml:space="preserve"> </w:t>
      </w:r>
    </w:p>
    <w:p>
      <w:pPr>
        <w:pStyle w:val="58"/>
        <w:rPr>
          <w:rStyle w:val="28"/>
          <w:b w:val="0"/>
          <w:bCs w:val="0"/>
          <w:color w:val="auto"/>
          <w:highlight w:val="none"/>
        </w:rPr>
      </w:pPr>
      <w:r>
        <w:rPr>
          <w:rStyle w:val="28"/>
          <w:rFonts w:hint="eastAsia"/>
          <w:b w:val="0"/>
          <w:bCs w:val="0"/>
          <w:color w:val="auto"/>
          <w:highlight w:val="none"/>
        </w:rPr>
        <w:t xml:space="preserve"> </w:t>
      </w:r>
      <w:r>
        <w:rPr>
          <w:rStyle w:val="28"/>
          <w:rFonts w:hint="eastAsia"/>
          <w:b w:val="0"/>
          <w:bCs w:val="0"/>
          <w:color w:val="auto"/>
          <w:highlight w:val="none"/>
        </w:rPr>
        <w:t xml:space="preserve">// 上边的httpConn.getInputStream()方法已调用,本次HTTP请求已结束,下边向对象输出流的输出已无意义， </w:t>
      </w:r>
    </w:p>
    <w:p>
      <w:pPr>
        <w:pStyle w:val="58"/>
        <w:rPr>
          <w:rStyle w:val="28"/>
          <w:b w:val="0"/>
          <w:bCs w:val="0"/>
          <w:color w:val="auto"/>
          <w:highlight w:val="none"/>
        </w:rPr>
      </w:pPr>
      <w:r>
        <w:rPr>
          <w:rStyle w:val="28"/>
          <w:rFonts w:hint="eastAsia"/>
          <w:b w:val="0"/>
          <w:bCs w:val="0"/>
          <w:color w:val="auto"/>
          <w:highlight w:val="none"/>
        </w:rPr>
        <w:t xml:space="preserve"> // 既使对象输出流没有调用close()方法，下边的操作也不会向对象输出流写入任何数据. </w:t>
      </w:r>
    </w:p>
    <w:p>
      <w:pPr>
        <w:pStyle w:val="58"/>
        <w:rPr>
          <w:rStyle w:val="28"/>
          <w:b w:val="0"/>
          <w:bCs w:val="0"/>
          <w:color w:val="auto"/>
          <w:highlight w:val="none"/>
        </w:rPr>
      </w:pPr>
      <w:r>
        <w:rPr>
          <w:rStyle w:val="28"/>
          <w:rFonts w:hint="eastAsia"/>
          <w:b w:val="0"/>
          <w:bCs w:val="0"/>
          <w:color w:val="auto"/>
          <w:highlight w:val="none"/>
        </w:rPr>
        <w:t xml:space="preserve"> // 因此，要重新发送数据时需要重新创建连接、重新设参数、重新创建流对象、重新写数据、 </w:t>
      </w:r>
    </w:p>
    <w:p>
      <w:pPr>
        <w:pStyle w:val="58"/>
        <w:rPr>
          <w:rStyle w:val="28"/>
          <w:b w:val="0"/>
          <w:bCs w:val="0"/>
          <w:color w:val="auto"/>
          <w:highlight w:val="none"/>
        </w:rPr>
      </w:pPr>
      <w:r>
        <w:rPr>
          <w:rStyle w:val="28"/>
          <w:rFonts w:hint="eastAsia"/>
          <w:b w:val="0"/>
          <w:bCs w:val="0"/>
          <w:color w:val="auto"/>
          <w:highlight w:val="none"/>
        </w:rPr>
        <w:t xml:space="preserve"> // 重新发送数据(至于是否不用重新这些操作需要再研究)</w:t>
      </w:r>
      <w:r>
        <w:rPr>
          <w:rStyle w:val="28"/>
          <w:rFonts w:hint="eastAsia"/>
          <w:b w:val="0"/>
          <w:bCs w:val="0"/>
          <w:color w:val="auto"/>
          <w:highlight w:val="none"/>
        </w:rPr>
        <w:t xml:space="preserve"> </w:t>
      </w:r>
    </w:p>
    <w:p>
      <w:pPr>
        <w:pStyle w:val="58"/>
        <w:rPr>
          <w:rStyle w:val="28"/>
          <w:b w:val="0"/>
          <w:bCs w:val="0"/>
          <w:color w:val="auto"/>
          <w:highlight w:val="none"/>
        </w:rPr>
      </w:pPr>
      <w:r>
        <w:rPr>
          <w:rStyle w:val="28"/>
          <w:b w:val="0"/>
          <w:bCs w:val="0"/>
          <w:color w:val="auto"/>
          <w:highlight w:val="none"/>
        </w:rPr>
        <w:t xml:space="preserve"> objOutputStm.writeObject(new String("")); </w:t>
      </w:r>
    </w:p>
    <w:p>
      <w:pPr>
        <w:pStyle w:val="58"/>
        <w:rPr>
          <w:rStyle w:val="28"/>
          <w:b w:val="0"/>
          <w:bCs w:val="0"/>
          <w:color w:val="auto"/>
          <w:highlight w:val="none"/>
        </w:rPr>
      </w:pPr>
      <w:r>
        <w:rPr>
          <w:rStyle w:val="28"/>
          <w:b w:val="0"/>
          <w:bCs w:val="0"/>
          <w:color w:val="auto"/>
          <w:highlight w:val="none"/>
        </w:rPr>
        <w:t xml:space="preserve"> httpConn.getInputStream(); </w:t>
      </w:r>
    </w:p>
    <w:p>
      <w:pPr>
        <w:pStyle w:val="58"/>
        <w:rPr>
          <w:rStyle w:val="28"/>
          <w:b w:val="0"/>
          <w:bCs w:val="0"/>
          <w:color w:val="auto"/>
          <w:highlight w:val="none"/>
        </w:rPr>
      </w:pPr>
    </w:p>
    <w:p>
      <w:pPr>
        <w:pStyle w:val="6"/>
        <w:rPr>
          <w:rStyle w:val="28"/>
          <w:b w:val="0"/>
          <w:bCs w:val="0"/>
          <w:color w:val="auto"/>
          <w:highlight w:val="none"/>
        </w:rPr>
      </w:pPr>
      <w:r>
        <w:rPr>
          <w:rStyle w:val="28"/>
          <w:rFonts w:hint="eastAsia"/>
          <w:b w:val="0"/>
          <w:bCs w:val="0"/>
          <w:color w:val="auto"/>
          <w:highlight w:val="none"/>
        </w:rPr>
        <w:t>总结：</w:t>
      </w:r>
    </w:p>
    <w:p>
      <w:pPr>
        <w:pStyle w:val="58"/>
        <w:rPr>
          <w:rStyle w:val="28"/>
          <w:b w:val="0"/>
          <w:bCs w:val="0"/>
          <w:color w:val="auto"/>
          <w:highlight w:val="none"/>
        </w:rPr>
      </w:pPr>
      <w:r>
        <w:rPr>
          <w:rStyle w:val="28"/>
          <w:rFonts w:hint="eastAsia"/>
          <w:b w:val="0"/>
          <w:bCs w:val="0"/>
          <w:color w:val="auto"/>
          <w:highlight w:val="none"/>
        </w:rPr>
        <w:t>a)</w:t>
      </w:r>
      <w:r>
        <w:rPr>
          <w:rStyle w:val="28"/>
          <w:rFonts w:hint="eastAsia"/>
          <w:b w:val="0"/>
          <w:bCs w:val="0"/>
          <w:color w:val="auto"/>
          <w:highlight w:val="none"/>
        </w:rPr>
        <w:tab/>
      </w:r>
      <w:r>
        <w:rPr>
          <w:rStyle w:val="28"/>
          <w:rFonts w:hint="eastAsia"/>
          <w:b w:val="0"/>
          <w:bCs w:val="0"/>
          <w:color w:val="auto"/>
          <w:highlight w:val="none"/>
        </w:rPr>
        <w:t xml:space="preserve">HttpURLConnection的connect()函数，实际上只是建立了一个与服务器的tcp连接，并没有实际发送http请求。 </w:t>
      </w:r>
    </w:p>
    <w:p>
      <w:pPr>
        <w:pStyle w:val="58"/>
        <w:rPr>
          <w:rStyle w:val="28"/>
          <w:b w:val="0"/>
          <w:bCs w:val="0"/>
          <w:color w:val="auto"/>
          <w:highlight w:val="none"/>
        </w:rPr>
      </w:pPr>
      <w:r>
        <w:rPr>
          <w:rStyle w:val="28"/>
          <w:rFonts w:hint="eastAsia"/>
          <w:b w:val="0"/>
          <w:bCs w:val="0"/>
          <w:color w:val="auto"/>
          <w:highlight w:val="none"/>
        </w:rPr>
        <w:t xml:space="preserve">    无论是post还是get，http请求实际上直到HttpURLConnection的</w:t>
      </w:r>
      <w:r>
        <w:rPr>
          <w:rStyle w:val="28"/>
          <w:rFonts w:hint="eastAsia"/>
          <w:b w:val="0"/>
          <w:bCs w:val="0"/>
          <w:color w:val="auto"/>
          <w:highlight w:val="none"/>
        </w:rPr>
        <w:t>HttpURLConnection().getInputStream()这个函数里面才正式发送出去</w:t>
      </w:r>
      <w:r>
        <w:rPr>
          <w:rStyle w:val="28"/>
          <w:rFonts w:hint="eastAsia"/>
          <w:b w:val="0"/>
          <w:bCs w:val="0"/>
          <w:color w:val="auto"/>
          <w:highlight w:val="none"/>
        </w:rPr>
        <w:t xml:space="preserve">。 </w:t>
      </w:r>
    </w:p>
    <w:p>
      <w:pPr>
        <w:pStyle w:val="58"/>
        <w:rPr>
          <w:rStyle w:val="28"/>
          <w:b w:val="0"/>
          <w:bCs w:val="0"/>
          <w:color w:val="auto"/>
          <w:highlight w:val="none"/>
        </w:rPr>
      </w:pPr>
      <w:r>
        <w:rPr>
          <w:rStyle w:val="28"/>
          <w:rFonts w:hint="eastAsia"/>
          <w:b w:val="0"/>
          <w:bCs w:val="0"/>
          <w:color w:val="auto"/>
          <w:highlight w:val="none"/>
        </w:rPr>
        <w:t>b)</w:t>
      </w:r>
      <w:r>
        <w:rPr>
          <w:rStyle w:val="28"/>
          <w:rFonts w:hint="eastAsia"/>
          <w:b w:val="0"/>
          <w:bCs w:val="0"/>
          <w:color w:val="auto"/>
          <w:highlight w:val="none"/>
        </w:rPr>
        <w:tab/>
      </w:r>
      <w:r>
        <w:rPr>
          <w:rStyle w:val="28"/>
          <w:rFonts w:hint="eastAsia"/>
          <w:b w:val="0"/>
          <w:bCs w:val="0"/>
          <w:color w:val="auto"/>
          <w:highlight w:val="none"/>
        </w:rPr>
        <w:t xml:space="preserve">在用POST方式发送URL请求时，URL请求参数的设定顺序是重中之重， </w:t>
      </w:r>
    </w:p>
    <w:p>
      <w:pPr>
        <w:pStyle w:val="58"/>
        <w:rPr>
          <w:rStyle w:val="28"/>
          <w:b w:val="0"/>
          <w:bCs w:val="0"/>
          <w:color w:val="auto"/>
          <w:highlight w:val="none"/>
        </w:rPr>
      </w:pPr>
      <w:r>
        <w:rPr>
          <w:rStyle w:val="28"/>
          <w:rFonts w:hint="eastAsia"/>
          <w:b w:val="0"/>
          <w:bCs w:val="0"/>
          <w:color w:val="auto"/>
          <w:highlight w:val="none"/>
        </w:rPr>
        <w:t xml:space="preserve">    </w:t>
      </w:r>
      <w:r>
        <w:rPr>
          <w:rStyle w:val="28"/>
          <w:rFonts w:hint="eastAsia"/>
          <w:b w:val="0"/>
          <w:bCs w:val="0"/>
          <w:color w:val="auto"/>
          <w:highlight w:val="none"/>
        </w:rPr>
        <w:t xml:space="preserve">对connection对象的一切配置（那一堆set函数） </w:t>
      </w:r>
    </w:p>
    <w:p>
      <w:pPr>
        <w:pStyle w:val="58"/>
        <w:rPr>
          <w:rStyle w:val="28"/>
          <w:b w:val="0"/>
          <w:bCs w:val="0"/>
          <w:color w:val="auto"/>
          <w:highlight w:val="none"/>
        </w:rPr>
      </w:pPr>
      <w:r>
        <w:rPr>
          <w:rStyle w:val="28"/>
          <w:rFonts w:hint="eastAsia"/>
          <w:b w:val="0"/>
          <w:bCs w:val="0"/>
          <w:color w:val="auto"/>
          <w:highlight w:val="none"/>
        </w:rPr>
        <w:t xml:space="preserve">    都必须要在connect()函数执行之前完成。而对outputStream的写操作，又必须要在inputStream的读操作之前。</w:t>
      </w:r>
      <w:r>
        <w:rPr>
          <w:rStyle w:val="28"/>
          <w:rFonts w:hint="eastAsia"/>
          <w:b w:val="0"/>
          <w:bCs w:val="0"/>
          <w:color w:val="auto"/>
          <w:highlight w:val="none"/>
        </w:rPr>
        <w:t xml:space="preserve"> </w:t>
      </w:r>
    </w:p>
    <w:p>
      <w:pPr>
        <w:pStyle w:val="58"/>
        <w:rPr>
          <w:rStyle w:val="28"/>
          <w:b w:val="0"/>
          <w:bCs w:val="0"/>
          <w:color w:val="auto"/>
          <w:highlight w:val="none"/>
        </w:rPr>
      </w:pPr>
      <w:r>
        <w:rPr>
          <w:rStyle w:val="28"/>
          <w:rFonts w:hint="eastAsia"/>
          <w:b w:val="0"/>
          <w:bCs w:val="0"/>
          <w:color w:val="auto"/>
          <w:highlight w:val="none"/>
        </w:rPr>
        <w:t xml:space="preserve">    这些顺序实际上是由http请求的格式决定的。 </w:t>
      </w:r>
    </w:p>
    <w:p>
      <w:pPr>
        <w:pStyle w:val="58"/>
        <w:rPr>
          <w:rStyle w:val="28"/>
          <w:b w:val="0"/>
          <w:bCs w:val="0"/>
          <w:color w:val="auto"/>
          <w:highlight w:val="none"/>
        </w:rPr>
      </w:pPr>
      <w:r>
        <w:rPr>
          <w:rStyle w:val="28"/>
          <w:rFonts w:hint="eastAsia"/>
          <w:b w:val="0"/>
          <w:bCs w:val="0"/>
          <w:color w:val="auto"/>
          <w:highlight w:val="none"/>
        </w:rPr>
        <w:t xml:space="preserve">    如果inputStream读操作在outputStream的写操作之前，会抛出例外： </w:t>
      </w:r>
    </w:p>
    <w:p>
      <w:pPr>
        <w:pStyle w:val="58"/>
        <w:rPr>
          <w:rStyle w:val="28"/>
          <w:b w:val="0"/>
          <w:bCs w:val="0"/>
          <w:color w:val="auto"/>
          <w:highlight w:val="none"/>
        </w:rPr>
      </w:pPr>
      <w:r>
        <w:rPr>
          <w:rStyle w:val="28"/>
          <w:b w:val="0"/>
          <w:bCs w:val="0"/>
          <w:color w:val="auto"/>
          <w:highlight w:val="none"/>
        </w:rPr>
        <w:t xml:space="preserve">    java.net.ProtocolException: Cannot write output after reading input.......</w:t>
      </w:r>
    </w:p>
    <w:p>
      <w:pPr>
        <w:pStyle w:val="58"/>
        <w:rPr>
          <w:rStyle w:val="28"/>
          <w:b w:val="0"/>
          <w:bCs w:val="0"/>
          <w:color w:val="auto"/>
          <w:highlight w:val="none"/>
        </w:rPr>
      </w:pPr>
      <w:r>
        <w:rPr>
          <w:rStyle w:val="28"/>
          <w:rFonts w:hint="eastAsia"/>
          <w:b w:val="0"/>
          <w:bCs w:val="0"/>
          <w:color w:val="auto"/>
          <w:highlight w:val="none"/>
        </w:rPr>
        <w:t>c)</w:t>
      </w:r>
      <w:r>
        <w:rPr>
          <w:rStyle w:val="28"/>
          <w:rFonts w:hint="eastAsia"/>
          <w:b w:val="0"/>
          <w:bCs w:val="0"/>
          <w:color w:val="auto"/>
          <w:highlight w:val="none"/>
        </w:rPr>
        <w:tab/>
      </w:r>
      <w:r>
        <w:rPr>
          <w:rStyle w:val="28"/>
          <w:rFonts w:hint="eastAsia"/>
          <w:b w:val="0"/>
          <w:bCs w:val="0"/>
          <w:color w:val="auto"/>
          <w:highlight w:val="none"/>
        </w:rPr>
        <w:t xml:space="preserve">http请求实际上由两部分组成， </w:t>
      </w:r>
    </w:p>
    <w:p>
      <w:pPr>
        <w:pStyle w:val="58"/>
        <w:rPr>
          <w:rStyle w:val="28"/>
          <w:b w:val="0"/>
          <w:bCs w:val="0"/>
          <w:color w:val="auto"/>
          <w:highlight w:val="none"/>
        </w:rPr>
      </w:pPr>
      <w:r>
        <w:rPr>
          <w:rStyle w:val="28"/>
          <w:rFonts w:hint="eastAsia"/>
          <w:b w:val="0"/>
          <w:bCs w:val="0"/>
          <w:color w:val="auto"/>
          <w:highlight w:val="none"/>
        </w:rPr>
        <w:t xml:space="preserve">    一个是http头，所有关于此次http请求的配置都在http头里面定义， </w:t>
      </w:r>
    </w:p>
    <w:p>
      <w:pPr>
        <w:pStyle w:val="58"/>
        <w:rPr>
          <w:rStyle w:val="28"/>
          <w:b w:val="0"/>
          <w:bCs w:val="0"/>
          <w:color w:val="auto"/>
          <w:highlight w:val="none"/>
        </w:rPr>
      </w:pPr>
      <w:r>
        <w:rPr>
          <w:rStyle w:val="28"/>
          <w:rFonts w:hint="eastAsia"/>
          <w:b w:val="0"/>
          <w:bCs w:val="0"/>
          <w:color w:val="auto"/>
          <w:highlight w:val="none"/>
        </w:rPr>
        <w:t xml:space="preserve">           一个是正文content。 </w:t>
      </w:r>
    </w:p>
    <w:p>
      <w:pPr>
        <w:pStyle w:val="58"/>
        <w:rPr>
          <w:rStyle w:val="28"/>
          <w:b w:val="0"/>
          <w:bCs w:val="0"/>
          <w:color w:val="auto"/>
          <w:highlight w:val="none"/>
        </w:rPr>
      </w:pPr>
      <w:r>
        <w:rPr>
          <w:rStyle w:val="28"/>
          <w:rFonts w:hint="eastAsia"/>
          <w:b w:val="0"/>
          <w:bCs w:val="0"/>
          <w:color w:val="auto"/>
          <w:highlight w:val="none"/>
        </w:rPr>
        <w:t xml:space="preserve">    </w:t>
      </w:r>
      <w:r>
        <w:rPr>
          <w:rStyle w:val="28"/>
          <w:rFonts w:hint="eastAsia"/>
          <w:b w:val="0"/>
          <w:bCs w:val="0"/>
          <w:color w:val="auto"/>
          <w:highlight w:val="none"/>
        </w:rPr>
        <w:t>connect()函数会根据HttpURLConnection对象的配置值生成http头部信息</w:t>
      </w:r>
      <w:r>
        <w:rPr>
          <w:rStyle w:val="28"/>
          <w:rFonts w:hint="eastAsia"/>
          <w:b w:val="0"/>
          <w:bCs w:val="0"/>
          <w:color w:val="auto"/>
          <w:highlight w:val="none"/>
        </w:rPr>
        <w:t xml:space="preserve">，因此在调用connect函数之前， </w:t>
      </w:r>
    </w:p>
    <w:p>
      <w:pPr>
        <w:pStyle w:val="58"/>
        <w:rPr>
          <w:rStyle w:val="28"/>
          <w:b w:val="0"/>
          <w:bCs w:val="0"/>
          <w:color w:val="auto"/>
          <w:highlight w:val="none"/>
        </w:rPr>
      </w:pPr>
      <w:r>
        <w:rPr>
          <w:rStyle w:val="28"/>
          <w:rFonts w:hint="eastAsia"/>
          <w:b w:val="0"/>
          <w:bCs w:val="0"/>
          <w:color w:val="auto"/>
          <w:highlight w:val="none"/>
        </w:rPr>
        <w:t xml:space="preserve">    就必须把所有的配置准备好。</w:t>
      </w:r>
    </w:p>
    <w:p>
      <w:pPr>
        <w:pStyle w:val="58"/>
        <w:rPr>
          <w:rStyle w:val="28"/>
          <w:b w:val="0"/>
          <w:bCs w:val="0"/>
          <w:color w:val="auto"/>
          <w:highlight w:val="none"/>
        </w:rPr>
      </w:pPr>
      <w:r>
        <w:rPr>
          <w:rStyle w:val="28"/>
          <w:rFonts w:hint="eastAsia"/>
          <w:b w:val="0"/>
          <w:bCs w:val="0"/>
          <w:color w:val="auto"/>
          <w:highlight w:val="none"/>
        </w:rPr>
        <w:t>d)</w:t>
      </w:r>
      <w:r>
        <w:rPr>
          <w:rStyle w:val="28"/>
          <w:rFonts w:hint="eastAsia"/>
          <w:b w:val="0"/>
          <w:bCs w:val="0"/>
          <w:color w:val="auto"/>
          <w:highlight w:val="none"/>
        </w:rPr>
        <w:tab/>
      </w:r>
      <w:r>
        <w:rPr>
          <w:rStyle w:val="28"/>
          <w:rFonts w:hint="eastAsia"/>
          <w:b w:val="0"/>
          <w:bCs w:val="0"/>
          <w:color w:val="auto"/>
          <w:highlight w:val="none"/>
        </w:rPr>
        <w:t>在http头后面紧跟着的是http请求的正文，正文的内容是通过outputStream流写入的，</w:t>
      </w:r>
      <w:r>
        <w:rPr>
          <w:rStyle w:val="28"/>
          <w:rFonts w:hint="eastAsia"/>
          <w:b w:val="0"/>
          <w:bCs w:val="0"/>
          <w:color w:val="auto"/>
          <w:highlight w:val="none"/>
        </w:rPr>
        <w:t xml:space="preserve"> </w:t>
      </w:r>
    </w:p>
    <w:p>
      <w:pPr>
        <w:pStyle w:val="58"/>
        <w:rPr>
          <w:rStyle w:val="28"/>
          <w:b w:val="0"/>
          <w:bCs w:val="0"/>
          <w:color w:val="auto"/>
          <w:highlight w:val="none"/>
        </w:rPr>
      </w:pPr>
      <w:r>
        <w:rPr>
          <w:rStyle w:val="28"/>
          <w:rFonts w:hint="eastAsia"/>
          <w:b w:val="0"/>
          <w:bCs w:val="0"/>
          <w:color w:val="auto"/>
          <w:highlight w:val="none"/>
        </w:rPr>
        <w:t xml:space="preserve">    实际上outputStream不是一个网络流，充其量是个字符串流，往里面写入的东西不会立即发送到网络， </w:t>
      </w:r>
    </w:p>
    <w:p>
      <w:pPr>
        <w:pStyle w:val="58"/>
        <w:rPr>
          <w:rStyle w:val="28"/>
          <w:b w:val="0"/>
          <w:bCs w:val="0"/>
          <w:color w:val="auto"/>
          <w:highlight w:val="none"/>
        </w:rPr>
      </w:pPr>
      <w:r>
        <w:rPr>
          <w:rStyle w:val="28"/>
          <w:rFonts w:hint="eastAsia"/>
          <w:b w:val="0"/>
          <w:bCs w:val="0"/>
          <w:color w:val="auto"/>
          <w:highlight w:val="none"/>
        </w:rPr>
        <w:t xml:space="preserve">    而是存在于内存缓冲区中，待outputStream流关闭时，根据输入的内容生成http正文。 </w:t>
      </w:r>
    </w:p>
    <w:p>
      <w:pPr>
        <w:pStyle w:val="58"/>
        <w:rPr>
          <w:rStyle w:val="28"/>
          <w:b w:val="0"/>
          <w:bCs w:val="0"/>
          <w:color w:val="auto"/>
          <w:highlight w:val="none"/>
        </w:rPr>
      </w:pPr>
      <w:r>
        <w:rPr>
          <w:rStyle w:val="28"/>
          <w:rFonts w:hint="eastAsia"/>
          <w:b w:val="0"/>
          <w:bCs w:val="0"/>
          <w:color w:val="auto"/>
          <w:highlight w:val="none"/>
        </w:rPr>
        <w:t xml:space="preserve">    至此，http请求的东西已经全部准备就绪。在getInputStream()函数调用的时候，就会把准备好的http请求 </w:t>
      </w:r>
    </w:p>
    <w:p>
      <w:pPr>
        <w:pStyle w:val="58"/>
        <w:rPr>
          <w:rStyle w:val="28"/>
          <w:b w:val="0"/>
          <w:bCs w:val="0"/>
          <w:color w:val="auto"/>
          <w:highlight w:val="none"/>
        </w:rPr>
      </w:pPr>
      <w:r>
        <w:rPr>
          <w:rStyle w:val="28"/>
          <w:rFonts w:hint="eastAsia"/>
          <w:b w:val="0"/>
          <w:bCs w:val="0"/>
          <w:color w:val="auto"/>
          <w:highlight w:val="none"/>
        </w:rPr>
        <w:t xml:space="preserve">    正式发送到服务器了，然后返回一个输入流，用于读取服务器对于此次http请求的返回信息。由于http </w:t>
      </w:r>
    </w:p>
    <w:p>
      <w:pPr>
        <w:pStyle w:val="58"/>
        <w:rPr>
          <w:rStyle w:val="28"/>
          <w:b w:val="0"/>
          <w:bCs w:val="0"/>
          <w:color w:val="auto"/>
          <w:highlight w:val="none"/>
        </w:rPr>
      </w:pPr>
      <w:r>
        <w:rPr>
          <w:rStyle w:val="28"/>
          <w:rFonts w:hint="eastAsia"/>
          <w:b w:val="0"/>
          <w:bCs w:val="0"/>
          <w:color w:val="auto"/>
          <w:highlight w:val="none"/>
        </w:rPr>
        <w:t xml:space="preserve">    请求在getInputStream的时候已经发送出去了（包括http头和正文），因此在getInputStream()函数 </w:t>
      </w:r>
    </w:p>
    <w:p>
      <w:pPr>
        <w:pStyle w:val="58"/>
        <w:rPr>
          <w:rStyle w:val="28"/>
          <w:b w:val="0"/>
          <w:bCs w:val="0"/>
          <w:color w:val="auto"/>
          <w:highlight w:val="none"/>
        </w:rPr>
      </w:pPr>
      <w:r>
        <w:rPr>
          <w:rStyle w:val="28"/>
          <w:rFonts w:hint="eastAsia"/>
          <w:b w:val="0"/>
          <w:bCs w:val="0"/>
          <w:color w:val="auto"/>
          <w:highlight w:val="none"/>
        </w:rPr>
        <w:t xml:space="preserve">    之后对connection对象进行设置（对http头的信息进行修改）或者写入outputStream（对正文进行修改） </w:t>
      </w:r>
    </w:p>
    <w:p>
      <w:pPr>
        <w:pStyle w:val="58"/>
        <w:rPr>
          <w:rStyle w:val="28"/>
          <w:b w:val="0"/>
          <w:bCs w:val="0"/>
          <w:color w:val="auto"/>
          <w:highlight w:val="none"/>
        </w:rPr>
      </w:pPr>
      <w:r>
        <w:rPr>
          <w:rStyle w:val="28"/>
          <w:rFonts w:hint="eastAsia"/>
          <w:b w:val="0"/>
          <w:bCs w:val="0"/>
          <w:color w:val="auto"/>
          <w:highlight w:val="none"/>
        </w:rPr>
        <w:t xml:space="preserve">    都是没有意义的了，执行这些操作会导致异常的发生。 </w:t>
      </w:r>
    </w:p>
    <w:p>
      <w:pPr>
        <w:pStyle w:val="58"/>
        <w:rPr>
          <w:rStyle w:val="28"/>
          <w:b w:val="0"/>
          <w:bCs w:val="0"/>
          <w:color w:val="auto"/>
          <w:highlight w:val="none"/>
        </w:rPr>
      </w:pPr>
    </w:p>
    <w:p>
      <w:pPr>
        <w:pStyle w:val="6"/>
        <w:rPr>
          <w:rStyle w:val="28"/>
          <w:b w:val="0"/>
          <w:bCs w:val="0"/>
          <w:color w:val="auto"/>
          <w:highlight w:val="none"/>
        </w:rPr>
      </w:pPr>
      <w:r>
        <w:rPr>
          <w:rStyle w:val="28"/>
          <w:rFonts w:hint="eastAsia"/>
          <w:b w:val="0"/>
          <w:bCs w:val="0"/>
          <w:color w:val="auto"/>
          <w:highlight w:val="none"/>
        </w:rPr>
        <w:t xml:space="preserve">Servlet端的开发注意点： </w:t>
      </w:r>
    </w:p>
    <w:p>
      <w:pPr>
        <w:pStyle w:val="58"/>
        <w:rPr>
          <w:rStyle w:val="28"/>
          <w:b w:val="0"/>
          <w:bCs w:val="0"/>
          <w:color w:val="auto"/>
          <w:highlight w:val="none"/>
        </w:rPr>
      </w:pPr>
      <w:r>
        <w:rPr>
          <w:rStyle w:val="28"/>
          <w:rFonts w:hint="eastAsia"/>
          <w:b w:val="0"/>
          <w:bCs w:val="0"/>
          <w:color w:val="auto"/>
          <w:highlight w:val="none"/>
        </w:rPr>
        <w:t>a)</w:t>
      </w:r>
      <w:r>
        <w:rPr>
          <w:rStyle w:val="28"/>
          <w:rFonts w:hint="eastAsia"/>
          <w:b w:val="0"/>
          <w:bCs w:val="0"/>
          <w:color w:val="auto"/>
          <w:highlight w:val="none"/>
        </w:rPr>
        <w:tab/>
      </w:r>
      <w:r>
        <w:rPr>
          <w:rStyle w:val="28"/>
          <w:rFonts w:hint="eastAsia"/>
          <w:b w:val="0"/>
          <w:bCs w:val="0"/>
          <w:color w:val="auto"/>
          <w:highlight w:val="none"/>
        </w:rPr>
        <w:t>对于客户端发送的POST类型的HTTP请求，Servlet必须实现doPost方法，而不能用doGet方法。</w:t>
      </w:r>
    </w:p>
    <w:p>
      <w:pPr>
        <w:pStyle w:val="58"/>
        <w:rPr>
          <w:rStyle w:val="28"/>
          <w:b w:val="0"/>
          <w:bCs w:val="0"/>
          <w:color w:val="auto"/>
          <w:highlight w:val="none"/>
        </w:rPr>
      </w:pPr>
      <w:r>
        <w:rPr>
          <w:rStyle w:val="28"/>
          <w:rFonts w:hint="eastAsia"/>
          <w:b w:val="0"/>
          <w:bCs w:val="0"/>
          <w:color w:val="auto"/>
          <w:highlight w:val="none"/>
        </w:rPr>
        <w:t>b)</w:t>
      </w:r>
      <w:r>
        <w:rPr>
          <w:rStyle w:val="28"/>
          <w:rFonts w:hint="eastAsia"/>
          <w:b w:val="0"/>
          <w:bCs w:val="0"/>
          <w:color w:val="auto"/>
          <w:highlight w:val="none"/>
        </w:rPr>
        <w:tab/>
      </w:r>
      <w:r>
        <w:rPr>
          <w:rStyle w:val="28"/>
          <w:rFonts w:hint="eastAsia"/>
          <w:b w:val="0"/>
          <w:bCs w:val="0"/>
          <w:color w:val="auto"/>
          <w:highlight w:val="none"/>
        </w:rPr>
        <w:t xml:space="preserve">用HttpServletRequest的getInputStream()方法取得InputStream的对象，比如： </w:t>
      </w:r>
    </w:p>
    <w:p>
      <w:pPr>
        <w:pStyle w:val="58"/>
        <w:rPr>
          <w:rStyle w:val="28"/>
          <w:b w:val="0"/>
          <w:bCs w:val="0"/>
          <w:color w:val="auto"/>
          <w:highlight w:val="none"/>
        </w:rPr>
      </w:pPr>
      <w:r>
        <w:rPr>
          <w:rStyle w:val="28"/>
          <w:b w:val="0"/>
          <w:bCs w:val="0"/>
          <w:color w:val="auto"/>
          <w:highlight w:val="none"/>
        </w:rPr>
        <w:t xml:space="preserve">     InputStream inStream = httpRequest.getInputStream(); </w:t>
      </w:r>
    </w:p>
    <w:p>
      <w:pPr>
        <w:pStyle w:val="58"/>
        <w:rPr>
          <w:rStyle w:val="28"/>
          <w:b w:val="0"/>
          <w:bCs w:val="0"/>
          <w:color w:val="auto"/>
          <w:highlight w:val="none"/>
        </w:rPr>
      </w:pPr>
      <w:r>
        <w:rPr>
          <w:rStyle w:val="28"/>
          <w:rFonts w:hint="eastAsia"/>
          <w:b w:val="0"/>
          <w:bCs w:val="0"/>
          <w:color w:val="auto"/>
          <w:highlight w:val="none"/>
        </w:rPr>
        <w:t xml:space="preserve">     现在调用inStream.available()（该方法用于“返回此输入流下一个方法调用可以不受阻塞地 </w:t>
      </w:r>
    </w:p>
    <w:p>
      <w:pPr>
        <w:pStyle w:val="58"/>
        <w:rPr>
          <w:rStyle w:val="28"/>
          <w:b w:val="0"/>
          <w:bCs w:val="0"/>
          <w:color w:val="auto"/>
          <w:highlight w:val="none"/>
        </w:rPr>
      </w:pPr>
      <w:r>
        <w:rPr>
          <w:rStyle w:val="28"/>
          <w:rFonts w:hint="eastAsia"/>
          <w:b w:val="0"/>
          <w:bCs w:val="0"/>
          <w:color w:val="auto"/>
          <w:highlight w:val="none"/>
        </w:rPr>
        <w:t xml:space="preserve">     从此输入流读取（或跳过）的估计字节数”）时，永远都反回0。试图使用此方法的返回值分配缓冲区， </w:t>
      </w:r>
    </w:p>
    <w:p>
      <w:pPr>
        <w:pStyle w:val="58"/>
        <w:rPr>
          <w:rStyle w:val="28"/>
          <w:b w:val="0"/>
          <w:bCs w:val="0"/>
          <w:color w:val="auto"/>
          <w:highlight w:val="none"/>
        </w:rPr>
      </w:pPr>
      <w:r>
        <w:rPr>
          <w:rStyle w:val="28"/>
          <w:rFonts w:hint="eastAsia"/>
          <w:b w:val="0"/>
          <w:bCs w:val="0"/>
          <w:color w:val="auto"/>
          <w:highlight w:val="none"/>
        </w:rPr>
        <w:t xml:space="preserve">     以保存此流所有数据的做法是不正确的。那么，现在的解决办法是 </w:t>
      </w:r>
    </w:p>
    <w:p>
      <w:pPr>
        <w:pStyle w:val="58"/>
        <w:rPr>
          <w:rStyle w:val="28"/>
          <w:b w:val="0"/>
          <w:bCs w:val="0"/>
          <w:color w:val="auto"/>
          <w:highlight w:val="none"/>
        </w:rPr>
      </w:pPr>
      <w:r>
        <w:rPr>
          <w:rStyle w:val="28"/>
          <w:rFonts w:hint="eastAsia"/>
          <w:b w:val="0"/>
          <w:bCs w:val="0"/>
          <w:color w:val="auto"/>
          <w:highlight w:val="none"/>
        </w:rPr>
        <w:t xml:space="preserve">     Servlet这一端用如下实现： </w:t>
      </w:r>
    </w:p>
    <w:p>
      <w:pPr>
        <w:pStyle w:val="58"/>
        <w:rPr>
          <w:rStyle w:val="28"/>
          <w:b w:val="0"/>
          <w:bCs w:val="0"/>
          <w:color w:val="auto"/>
          <w:highlight w:val="none"/>
        </w:rPr>
      </w:pPr>
      <w:r>
        <w:rPr>
          <w:rStyle w:val="28"/>
          <w:b w:val="0"/>
          <w:bCs w:val="0"/>
          <w:color w:val="auto"/>
          <w:highlight w:val="none"/>
        </w:rPr>
        <w:t xml:space="preserve">     InputStream inStream = httpRequest.getInputStream(); </w:t>
      </w:r>
    </w:p>
    <w:p>
      <w:pPr>
        <w:pStyle w:val="58"/>
        <w:rPr>
          <w:rStyle w:val="28"/>
          <w:b w:val="0"/>
          <w:bCs w:val="0"/>
          <w:color w:val="auto"/>
          <w:highlight w:val="none"/>
        </w:rPr>
      </w:pPr>
      <w:r>
        <w:rPr>
          <w:rStyle w:val="28"/>
          <w:b w:val="0"/>
          <w:bCs w:val="0"/>
          <w:color w:val="auto"/>
          <w:highlight w:val="none"/>
        </w:rPr>
        <w:t xml:space="preserve">     ObjectInputStream objInStream = new ObjectInputStream(inStream); </w:t>
      </w:r>
    </w:p>
    <w:p>
      <w:pPr>
        <w:pStyle w:val="58"/>
        <w:rPr>
          <w:rStyle w:val="28"/>
          <w:b w:val="0"/>
          <w:bCs w:val="0"/>
          <w:color w:val="auto"/>
          <w:highlight w:val="none"/>
        </w:rPr>
      </w:pPr>
      <w:r>
        <w:rPr>
          <w:rStyle w:val="28"/>
          <w:b w:val="0"/>
          <w:bCs w:val="0"/>
          <w:color w:val="auto"/>
          <w:highlight w:val="none"/>
        </w:rPr>
        <w:t xml:space="preserve">     Object obj = objInStream.readObject(); </w:t>
      </w:r>
    </w:p>
    <w:p>
      <w:pPr>
        <w:pStyle w:val="58"/>
        <w:rPr>
          <w:rStyle w:val="28"/>
          <w:b w:val="0"/>
          <w:bCs w:val="0"/>
          <w:color w:val="auto"/>
          <w:highlight w:val="none"/>
        </w:rPr>
      </w:pPr>
      <w:r>
        <w:rPr>
          <w:rStyle w:val="28"/>
          <w:rFonts w:hint="eastAsia"/>
          <w:b w:val="0"/>
          <w:bCs w:val="0"/>
          <w:color w:val="auto"/>
          <w:highlight w:val="none"/>
        </w:rPr>
        <w:t xml:space="preserve">     // 做后续的处理 </w:t>
      </w:r>
    </w:p>
    <w:p>
      <w:pPr>
        <w:pStyle w:val="58"/>
        <w:rPr>
          <w:rStyle w:val="28"/>
          <w:b w:val="0"/>
          <w:bCs w:val="0"/>
          <w:color w:val="auto"/>
          <w:highlight w:val="none"/>
        </w:rPr>
      </w:pPr>
      <w:r>
        <w:rPr>
          <w:rStyle w:val="28"/>
          <w:rFonts w:hint="eastAsia"/>
          <w:b w:val="0"/>
          <w:bCs w:val="0"/>
          <w:color w:val="auto"/>
          <w:highlight w:val="none"/>
        </w:rPr>
        <w:t xml:space="preserve">     // 。。。。。。 </w:t>
      </w:r>
    </w:p>
    <w:p>
      <w:pPr>
        <w:pStyle w:val="58"/>
        <w:rPr>
          <w:rStyle w:val="28"/>
          <w:b w:val="0"/>
          <w:bCs w:val="0"/>
          <w:color w:val="auto"/>
          <w:highlight w:val="none"/>
        </w:rPr>
      </w:pPr>
      <w:r>
        <w:rPr>
          <w:rStyle w:val="28"/>
          <w:rFonts w:hint="eastAsia"/>
          <w:b w:val="0"/>
          <w:bCs w:val="0"/>
          <w:color w:val="auto"/>
          <w:highlight w:val="none"/>
        </w:rPr>
        <w:t xml:space="preserve">     // 。。。 。。。 </w:t>
      </w:r>
    </w:p>
    <w:p>
      <w:pPr>
        <w:pStyle w:val="58"/>
        <w:rPr>
          <w:rStyle w:val="28"/>
          <w:b w:val="0"/>
          <w:bCs w:val="0"/>
          <w:color w:val="auto"/>
          <w:highlight w:val="none"/>
        </w:rPr>
      </w:pPr>
      <w:r>
        <w:rPr>
          <w:rStyle w:val="28"/>
          <w:rFonts w:hint="eastAsia"/>
          <w:b w:val="0"/>
          <w:bCs w:val="0"/>
          <w:color w:val="auto"/>
          <w:highlight w:val="none"/>
        </w:rPr>
        <w:t xml:space="preserve">     而客户端，无论是否发送实际数据都要写入一个对象（那怕这个对象不用），如： </w:t>
      </w:r>
    </w:p>
    <w:p>
      <w:pPr>
        <w:pStyle w:val="58"/>
        <w:rPr>
          <w:rStyle w:val="28"/>
          <w:b w:val="0"/>
          <w:bCs w:val="0"/>
          <w:color w:val="auto"/>
          <w:highlight w:val="none"/>
        </w:rPr>
      </w:pPr>
      <w:r>
        <w:rPr>
          <w:rStyle w:val="28"/>
          <w:b w:val="0"/>
          <w:bCs w:val="0"/>
          <w:color w:val="auto"/>
          <w:highlight w:val="none"/>
        </w:rPr>
        <w:t xml:space="preserve">     ObjectOutputStream objOutputStrm = new ObjectOutputStream(outStrm); </w:t>
      </w:r>
    </w:p>
    <w:p>
      <w:pPr>
        <w:pStyle w:val="58"/>
        <w:rPr>
          <w:rStyle w:val="28"/>
          <w:b w:val="0"/>
          <w:bCs w:val="0"/>
          <w:color w:val="auto"/>
          <w:highlight w:val="none"/>
        </w:rPr>
      </w:pPr>
      <w:r>
        <w:rPr>
          <w:rStyle w:val="28"/>
          <w:rFonts w:hint="eastAsia"/>
          <w:b w:val="0"/>
          <w:bCs w:val="0"/>
          <w:color w:val="auto"/>
          <w:highlight w:val="none"/>
        </w:rPr>
        <w:t xml:space="preserve">     objOutputStrm.writeObject(new String("")); // 这里发送一个空数据 </w:t>
      </w:r>
    </w:p>
    <w:p>
      <w:pPr>
        <w:pStyle w:val="58"/>
        <w:rPr>
          <w:rStyle w:val="28"/>
          <w:b w:val="0"/>
          <w:bCs w:val="0"/>
          <w:color w:val="auto"/>
          <w:highlight w:val="none"/>
        </w:rPr>
      </w:pPr>
      <w:r>
        <w:rPr>
          <w:rStyle w:val="28"/>
          <w:rFonts w:hint="eastAsia"/>
          <w:b w:val="0"/>
          <w:bCs w:val="0"/>
          <w:color w:val="auto"/>
          <w:highlight w:val="none"/>
        </w:rPr>
        <w:t xml:space="preserve">     // 甚至可以发一个null对象，服务端取到后再做判断处理。 </w:t>
      </w:r>
    </w:p>
    <w:p>
      <w:pPr>
        <w:pStyle w:val="58"/>
        <w:rPr>
          <w:rStyle w:val="28"/>
          <w:b w:val="0"/>
          <w:bCs w:val="0"/>
          <w:color w:val="auto"/>
          <w:highlight w:val="none"/>
        </w:rPr>
      </w:pPr>
      <w:r>
        <w:rPr>
          <w:rStyle w:val="28"/>
          <w:b w:val="0"/>
          <w:bCs w:val="0"/>
          <w:color w:val="auto"/>
          <w:highlight w:val="none"/>
        </w:rPr>
        <w:t xml:space="preserve">     objOutputStrm.writeObject(null); </w:t>
      </w:r>
    </w:p>
    <w:p>
      <w:pPr>
        <w:pStyle w:val="58"/>
        <w:rPr>
          <w:rStyle w:val="28"/>
          <w:b w:val="0"/>
          <w:bCs w:val="0"/>
          <w:color w:val="auto"/>
          <w:highlight w:val="none"/>
        </w:rPr>
      </w:pPr>
      <w:r>
        <w:rPr>
          <w:rStyle w:val="28"/>
          <w:b w:val="0"/>
          <w:bCs w:val="0"/>
          <w:color w:val="auto"/>
          <w:highlight w:val="none"/>
        </w:rPr>
        <w:t xml:space="preserve">     objOutputStrm.flush(); </w:t>
      </w:r>
    </w:p>
    <w:p>
      <w:pPr>
        <w:pStyle w:val="58"/>
        <w:rPr>
          <w:rStyle w:val="28"/>
          <w:b w:val="0"/>
          <w:bCs w:val="0"/>
          <w:color w:val="auto"/>
          <w:highlight w:val="none"/>
        </w:rPr>
      </w:pPr>
      <w:r>
        <w:rPr>
          <w:rStyle w:val="28"/>
          <w:b w:val="0"/>
          <w:bCs w:val="0"/>
          <w:color w:val="auto"/>
          <w:highlight w:val="none"/>
        </w:rPr>
        <w:t xml:space="preserve">     objOutputStrm.close(); </w:t>
      </w:r>
    </w:p>
    <w:p>
      <w:pPr>
        <w:pStyle w:val="58"/>
        <w:rPr>
          <w:rStyle w:val="28"/>
          <w:b w:val="0"/>
          <w:bCs w:val="0"/>
          <w:color w:val="auto"/>
          <w:highlight w:val="none"/>
        </w:rPr>
      </w:pPr>
    </w:p>
    <w:p>
      <w:pPr>
        <w:pStyle w:val="58"/>
        <w:rPr>
          <w:rStyle w:val="28"/>
          <w:b w:val="0"/>
          <w:bCs w:val="0"/>
          <w:color w:val="auto"/>
          <w:highlight w:val="none"/>
        </w:rPr>
      </w:pPr>
      <w:r>
        <w:rPr>
          <w:rStyle w:val="28"/>
          <w:rFonts w:hint="eastAsia"/>
          <w:b w:val="0"/>
          <w:bCs w:val="0"/>
          <w:color w:val="auto"/>
          <w:highlight w:val="none"/>
        </w:rPr>
        <w:t xml:space="preserve">注意:上述在创建对象输出流ObjectOutputStream时,如果将从HttpServletRequest取得的输入流 </w:t>
      </w:r>
    </w:p>
    <w:p>
      <w:pPr>
        <w:pStyle w:val="58"/>
        <w:rPr>
          <w:rStyle w:val="28"/>
          <w:b w:val="0"/>
          <w:bCs w:val="0"/>
          <w:color w:val="auto"/>
          <w:highlight w:val="none"/>
        </w:rPr>
      </w:pPr>
      <w:r>
        <w:rPr>
          <w:rStyle w:val="28"/>
          <w:rFonts w:hint="eastAsia"/>
          <w:b w:val="0"/>
          <w:bCs w:val="0"/>
          <w:color w:val="auto"/>
          <w:highlight w:val="none"/>
        </w:rPr>
        <w:t xml:space="preserve">      (即:new ObjectOutputStream(outStrm)中的outStrm)包装在BufferedOutputStream流里面, </w:t>
      </w:r>
    </w:p>
    <w:p>
      <w:pPr>
        <w:pStyle w:val="58"/>
        <w:rPr>
          <w:rStyle w:val="28"/>
          <w:b w:val="0"/>
          <w:bCs w:val="0"/>
          <w:color w:val="auto"/>
          <w:highlight w:val="none"/>
        </w:rPr>
      </w:pPr>
      <w:r>
        <w:rPr>
          <w:rStyle w:val="28"/>
          <w:rFonts w:hint="eastAsia"/>
          <w:b w:val="0"/>
          <w:bCs w:val="0"/>
          <w:color w:val="auto"/>
          <w:highlight w:val="none"/>
        </w:rPr>
        <w:t xml:space="preserve">      则必须有objOutputStrm.flush();这一句,以便将流信息刷入缓冲输出流.如下: </w:t>
      </w:r>
    </w:p>
    <w:p>
      <w:pPr>
        <w:pStyle w:val="58"/>
        <w:rPr>
          <w:rStyle w:val="28"/>
          <w:b w:val="0"/>
          <w:bCs w:val="0"/>
          <w:color w:val="auto"/>
          <w:highlight w:val="none"/>
        </w:rPr>
      </w:pPr>
      <w:r>
        <w:rPr>
          <w:rStyle w:val="28"/>
          <w:b w:val="0"/>
          <w:bCs w:val="0"/>
          <w:color w:val="auto"/>
          <w:highlight w:val="none"/>
        </w:rPr>
        <w:t xml:space="preserve">      ObjectOutputStream objOutputStrm = new ObjectOutputStream(new BufferedOutputStream(outStrm)); </w:t>
      </w:r>
    </w:p>
    <w:p>
      <w:pPr>
        <w:pStyle w:val="58"/>
        <w:rPr>
          <w:rStyle w:val="28"/>
          <w:b w:val="0"/>
          <w:bCs w:val="0"/>
          <w:color w:val="auto"/>
          <w:highlight w:val="none"/>
        </w:rPr>
      </w:pPr>
      <w:r>
        <w:rPr>
          <w:rStyle w:val="28"/>
          <w:b w:val="0"/>
          <w:bCs w:val="0"/>
          <w:color w:val="auto"/>
          <w:highlight w:val="none"/>
        </w:rPr>
        <w:t xml:space="preserve">      objOutputStrm.writeObject(null); </w:t>
      </w:r>
    </w:p>
    <w:p>
      <w:pPr>
        <w:pStyle w:val="58"/>
        <w:rPr>
          <w:rStyle w:val="28"/>
          <w:b w:val="0"/>
          <w:bCs w:val="0"/>
          <w:color w:val="auto"/>
          <w:highlight w:val="none"/>
        </w:rPr>
      </w:pPr>
      <w:r>
        <w:rPr>
          <w:rStyle w:val="28"/>
          <w:rFonts w:hint="eastAsia"/>
          <w:b w:val="0"/>
          <w:bCs w:val="0"/>
          <w:color w:val="auto"/>
          <w:highlight w:val="none"/>
        </w:rPr>
        <w:t xml:space="preserve">      objOutputStrm.flush(); // &lt;======此处必须要有. </w:t>
      </w:r>
    </w:p>
    <w:p>
      <w:pPr>
        <w:pStyle w:val="58"/>
        <w:rPr>
          <w:rStyle w:val="28"/>
          <w:b w:val="0"/>
          <w:bCs w:val="0"/>
          <w:color w:val="auto"/>
          <w:highlight w:val="none"/>
        </w:rPr>
      </w:pPr>
      <w:r>
        <w:rPr>
          <w:rStyle w:val="28"/>
          <w:b w:val="0"/>
          <w:bCs w:val="0"/>
          <w:color w:val="auto"/>
          <w:highlight w:val="none"/>
        </w:rPr>
        <w:t xml:space="preserve">      objOutputStrm.close(); </w:t>
      </w:r>
    </w:p>
    <w:p>
      <w:pPr>
        <w:pStyle w:val="58"/>
        <w:rPr>
          <w:rStyle w:val="28"/>
          <w:b w:val="0"/>
          <w:bCs w:val="0"/>
          <w:color w:val="auto"/>
          <w:highlight w:val="none"/>
        </w:rPr>
      </w:pPr>
    </w:p>
    <w:p>
      <w:pPr>
        <w:pStyle w:val="58"/>
        <w:rPr>
          <w:rStyle w:val="28"/>
          <w:b w:val="0"/>
          <w:bCs w:val="0"/>
          <w:color w:val="auto"/>
          <w:highlight w:val="none"/>
        </w:rPr>
      </w:pPr>
    </w:p>
    <w:p>
      <w:pPr>
        <w:pStyle w:val="58"/>
        <w:rPr>
          <w:rStyle w:val="28"/>
          <w:b w:val="0"/>
          <w:bCs w:val="0"/>
          <w:color w:val="auto"/>
          <w:highlight w:val="none"/>
        </w:rPr>
      </w:pPr>
    </w:p>
    <w:p>
      <w:pPr>
        <w:pStyle w:val="58"/>
        <w:rPr>
          <w:rStyle w:val="28"/>
          <w:b w:val="0"/>
          <w:bCs w:val="0"/>
          <w:color w:val="auto"/>
          <w:highlight w:val="none"/>
        </w:rPr>
      </w:pPr>
    </w:p>
    <w:p>
      <w:pPr>
        <w:pStyle w:val="58"/>
        <w:rPr>
          <w:rStyle w:val="28"/>
          <w:b w:val="0"/>
          <w:bCs w:val="0"/>
          <w:color w:val="auto"/>
          <w:highlight w:val="none"/>
        </w:rPr>
      </w:pPr>
      <w:r>
        <w:rPr>
          <w:rStyle w:val="28"/>
          <w:rFonts w:hint="eastAsia"/>
          <w:b w:val="0"/>
          <w:bCs w:val="0"/>
          <w:color w:val="auto"/>
          <w:highlight w:val="none"/>
        </w:rPr>
        <w:t>HttpURLConnection是基于HTTP协议的，其底层通过socket通信实现。如果不设置超时（timeout），在网络异常的情况下，可能会导致程序僵死而不继续往下执行。可以通过以下两个语句来设置相应的超时：</w:t>
      </w:r>
    </w:p>
    <w:p>
      <w:pPr>
        <w:pStyle w:val="58"/>
        <w:rPr>
          <w:rStyle w:val="28"/>
          <w:b w:val="0"/>
          <w:bCs w:val="0"/>
          <w:color w:val="auto"/>
          <w:highlight w:val="none"/>
        </w:rPr>
      </w:pPr>
      <w:r>
        <w:rPr>
          <w:rStyle w:val="28"/>
          <w:rFonts w:hint="eastAsia"/>
          <w:b w:val="0"/>
          <w:bCs w:val="0"/>
          <w:color w:val="auto"/>
          <w:highlight w:val="none"/>
        </w:rPr>
        <w:t>System.setProperty("sun.net.client.defaultConnectTimeout", 超时毫秒数字符串);</w:t>
      </w:r>
    </w:p>
    <w:p>
      <w:pPr>
        <w:pStyle w:val="58"/>
        <w:rPr>
          <w:rStyle w:val="28"/>
          <w:b w:val="0"/>
          <w:bCs w:val="0"/>
          <w:color w:val="auto"/>
          <w:highlight w:val="none"/>
        </w:rPr>
      </w:pPr>
      <w:r>
        <w:rPr>
          <w:rStyle w:val="28"/>
          <w:rFonts w:hint="eastAsia"/>
          <w:b w:val="0"/>
          <w:bCs w:val="0"/>
          <w:color w:val="auto"/>
          <w:highlight w:val="none"/>
        </w:rPr>
        <w:t>System.setProperty("sun.net.client.defaultReadTimeout", 超时毫秒数字符串);</w:t>
      </w:r>
    </w:p>
    <w:p>
      <w:pPr>
        <w:pStyle w:val="58"/>
        <w:rPr>
          <w:rStyle w:val="28"/>
          <w:b w:val="0"/>
          <w:bCs w:val="0"/>
          <w:color w:val="auto"/>
          <w:highlight w:val="none"/>
        </w:rPr>
      </w:pPr>
      <w:r>
        <w:rPr>
          <w:rStyle w:val="28"/>
          <w:rFonts w:hint="eastAsia"/>
          <w:b w:val="0"/>
          <w:bCs w:val="0"/>
          <w:color w:val="auto"/>
          <w:highlight w:val="none"/>
        </w:rPr>
        <w:t>其中： sun.net.client.defaultConnectTimeout：连接主机的超时时间（单位：毫秒）</w:t>
      </w:r>
    </w:p>
    <w:p>
      <w:pPr>
        <w:pStyle w:val="58"/>
        <w:rPr>
          <w:rStyle w:val="28"/>
          <w:b w:val="0"/>
          <w:bCs w:val="0"/>
          <w:color w:val="auto"/>
          <w:highlight w:val="none"/>
        </w:rPr>
      </w:pPr>
      <w:r>
        <w:rPr>
          <w:rStyle w:val="28"/>
          <w:rFonts w:hint="eastAsia"/>
          <w:b w:val="0"/>
          <w:bCs w:val="0"/>
          <w:color w:val="auto"/>
          <w:highlight w:val="none"/>
        </w:rPr>
        <w:t>sun.net.client.defaultReadTimeout：从主机读取数据的超时时间（单位：毫秒）</w:t>
      </w:r>
    </w:p>
    <w:p>
      <w:pPr>
        <w:pStyle w:val="58"/>
        <w:rPr>
          <w:rStyle w:val="28"/>
          <w:b w:val="0"/>
          <w:bCs w:val="0"/>
          <w:color w:val="auto"/>
          <w:highlight w:val="none"/>
        </w:rPr>
      </w:pPr>
      <w:r>
        <w:rPr>
          <w:rStyle w:val="28"/>
          <w:rFonts w:hint="eastAsia"/>
          <w:b w:val="0"/>
          <w:bCs w:val="0"/>
          <w:color w:val="auto"/>
          <w:highlight w:val="none"/>
        </w:rPr>
        <w:t>例如：</w:t>
      </w:r>
    </w:p>
    <w:p>
      <w:pPr>
        <w:pStyle w:val="58"/>
        <w:rPr>
          <w:rStyle w:val="28"/>
          <w:b w:val="0"/>
          <w:bCs w:val="0"/>
          <w:color w:val="auto"/>
          <w:highlight w:val="none"/>
        </w:rPr>
      </w:pPr>
      <w:r>
        <w:rPr>
          <w:rStyle w:val="28"/>
          <w:b w:val="0"/>
          <w:bCs w:val="0"/>
          <w:color w:val="auto"/>
          <w:highlight w:val="none"/>
        </w:rPr>
        <w:t>System.setProperty("sun.net.client.defaultConnectTimeout", "30000");</w:t>
      </w:r>
    </w:p>
    <w:p>
      <w:pPr>
        <w:pStyle w:val="58"/>
        <w:rPr>
          <w:rStyle w:val="28"/>
          <w:b w:val="0"/>
          <w:bCs w:val="0"/>
          <w:color w:val="auto"/>
          <w:highlight w:val="none"/>
        </w:rPr>
      </w:pPr>
      <w:r>
        <w:rPr>
          <w:rStyle w:val="28"/>
          <w:b w:val="0"/>
          <w:bCs w:val="0"/>
          <w:color w:val="auto"/>
          <w:highlight w:val="none"/>
        </w:rPr>
        <w:t>System.setProperty("sun.net.client.defaultReadTime</w:t>
      </w:r>
    </w:p>
    <w:p>
      <w:pPr>
        <w:pStyle w:val="58"/>
        <w:rPr>
          <w:rStyle w:val="28"/>
          <w:b w:val="0"/>
          <w:bCs w:val="0"/>
          <w:color w:val="auto"/>
          <w:highlight w:val="none"/>
        </w:rPr>
      </w:pPr>
      <w:r>
        <w:rPr>
          <w:rStyle w:val="28"/>
          <w:rFonts w:hint="eastAsia"/>
          <w:b w:val="0"/>
          <w:bCs w:val="0"/>
          <w:color w:val="auto"/>
          <w:highlight w:val="none"/>
        </w:rPr>
        <w:t>Java中可以使用HttpURLConnection来请求WEB资源。</w:t>
      </w:r>
    </w:p>
    <w:p>
      <w:pPr>
        <w:pStyle w:val="58"/>
        <w:rPr>
          <w:rStyle w:val="28"/>
          <w:b w:val="0"/>
          <w:bCs w:val="0"/>
          <w:color w:val="auto"/>
          <w:highlight w:val="none"/>
        </w:rPr>
      </w:pPr>
      <w:r>
        <w:rPr>
          <w:rStyle w:val="28"/>
          <w:rFonts w:hint="eastAsia"/>
          <w:b w:val="0"/>
          <w:bCs w:val="0"/>
          <w:color w:val="auto"/>
          <w:highlight w:val="none"/>
        </w:rPr>
        <w:t>HttpURLConnection对象不能直接构造，需要通过URL.openConnection()来获得HttpURLConnection对象，示例代码如下：</w:t>
      </w:r>
    </w:p>
    <w:p>
      <w:pPr>
        <w:pStyle w:val="58"/>
        <w:rPr>
          <w:rStyle w:val="28"/>
          <w:b w:val="0"/>
          <w:bCs w:val="0"/>
          <w:color w:val="auto"/>
          <w:highlight w:val="none"/>
        </w:rPr>
      </w:pPr>
      <w:r>
        <w:rPr>
          <w:rStyle w:val="28"/>
          <w:b w:val="0"/>
          <w:bCs w:val="0"/>
          <w:color w:val="auto"/>
          <w:highlight w:val="none"/>
        </w:rPr>
        <w:t xml:space="preserve"> String szUrl = "http://www.ee2ee.com/";</w:t>
      </w:r>
    </w:p>
    <w:p>
      <w:pPr>
        <w:pStyle w:val="58"/>
        <w:rPr>
          <w:rStyle w:val="28"/>
          <w:b w:val="0"/>
          <w:bCs w:val="0"/>
          <w:color w:val="auto"/>
          <w:highlight w:val="none"/>
        </w:rPr>
      </w:pPr>
      <w:r>
        <w:rPr>
          <w:rStyle w:val="28"/>
          <w:b w:val="0"/>
          <w:bCs w:val="0"/>
          <w:color w:val="auto"/>
          <w:highlight w:val="none"/>
        </w:rPr>
        <w:t xml:space="preserve"> URL url = new URL(szUrl);</w:t>
      </w:r>
    </w:p>
    <w:p>
      <w:pPr>
        <w:pStyle w:val="58"/>
        <w:rPr>
          <w:rStyle w:val="28"/>
          <w:b w:val="0"/>
          <w:bCs w:val="0"/>
          <w:color w:val="auto"/>
          <w:highlight w:val="none"/>
        </w:rPr>
      </w:pPr>
      <w:r>
        <w:rPr>
          <w:rStyle w:val="28"/>
          <w:b w:val="0"/>
          <w:bCs w:val="0"/>
          <w:color w:val="auto"/>
          <w:highlight w:val="none"/>
        </w:rPr>
        <w:t xml:space="preserve"> HttpURLConnection urlCon = (HttpURLConnection)url.openConnection(); </w:t>
      </w:r>
    </w:p>
    <w:p>
      <w:pPr>
        <w:pStyle w:val="58"/>
        <w:rPr>
          <w:rStyle w:val="28"/>
          <w:b w:val="0"/>
          <w:bCs w:val="0"/>
          <w:color w:val="auto"/>
          <w:highlight w:val="none"/>
        </w:rPr>
      </w:pPr>
      <w:r>
        <w:rPr>
          <w:rStyle w:val="28"/>
          <w:b w:val="0"/>
          <w:bCs w:val="0"/>
          <w:color w:val="auto"/>
          <w:highlight w:val="none"/>
        </w:rPr>
        <w:t xml:space="preserve"> </w:t>
      </w:r>
    </w:p>
    <w:p>
      <w:pPr>
        <w:pStyle w:val="58"/>
        <w:rPr>
          <w:rStyle w:val="28"/>
          <w:b w:val="0"/>
          <w:bCs w:val="0"/>
          <w:color w:val="auto"/>
          <w:highlight w:val="none"/>
        </w:rPr>
      </w:pPr>
      <w:r>
        <w:rPr>
          <w:rStyle w:val="28"/>
          <w:rFonts w:hint="eastAsia"/>
          <w:b w:val="0"/>
          <w:bCs w:val="0"/>
          <w:color w:val="auto"/>
          <w:highlight w:val="none"/>
        </w:rPr>
        <w:t>HttpURLConnection是基于HTTP协议的，其底层通过socket通信实现。如果不设置超时（timeout），在网络异常的情况下，可能会导致程序僵死而不继续往下执行。可以通过以下两个语句来设置相应的超时：</w:t>
      </w:r>
    </w:p>
    <w:p>
      <w:pPr>
        <w:pStyle w:val="58"/>
        <w:rPr>
          <w:rStyle w:val="28"/>
          <w:b w:val="0"/>
          <w:bCs w:val="0"/>
          <w:color w:val="auto"/>
          <w:highlight w:val="none"/>
        </w:rPr>
      </w:pPr>
      <w:r>
        <w:rPr>
          <w:rStyle w:val="28"/>
          <w:rFonts w:hint="eastAsia"/>
          <w:b w:val="0"/>
          <w:bCs w:val="0"/>
          <w:color w:val="auto"/>
          <w:highlight w:val="none"/>
        </w:rPr>
        <w:t>System.setProperty("sun.net.client.defaultConnectTimeout", 超时毫秒数字符串);</w:t>
      </w:r>
    </w:p>
    <w:p>
      <w:pPr>
        <w:pStyle w:val="58"/>
        <w:rPr>
          <w:rStyle w:val="28"/>
          <w:b w:val="0"/>
          <w:bCs w:val="0"/>
          <w:color w:val="auto"/>
          <w:highlight w:val="none"/>
        </w:rPr>
      </w:pPr>
      <w:r>
        <w:rPr>
          <w:rStyle w:val="28"/>
          <w:rFonts w:hint="eastAsia"/>
          <w:b w:val="0"/>
          <w:bCs w:val="0"/>
          <w:color w:val="auto"/>
          <w:highlight w:val="none"/>
        </w:rPr>
        <w:t>System.setProperty("sun.net.client.defaultReadTimeout", 超时毫秒数字符串);</w:t>
      </w:r>
    </w:p>
    <w:p>
      <w:pPr>
        <w:pStyle w:val="58"/>
        <w:rPr>
          <w:rStyle w:val="28"/>
          <w:b w:val="0"/>
          <w:bCs w:val="0"/>
          <w:color w:val="auto"/>
          <w:highlight w:val="none"/>
        </w:rPr>
      </w:pPr>
      <w:r>
        <w:rPr>
          <w:rStyle w:val="28"/>
          <w:rFonts w:hint="eastAsia"/>
          <w:b w:val="0"/>
          <w:bCs w:val="0"/>
          <w:color w:val="auto"/>
          <w:highlight w:val="none"/>
        </w:rPr>
        <w:t>其中： sun.net.client.defaultConnectTimeout：连接主机的超时时间（单位：毫秒）</w:t>
      </w:r>
    </w:p>
    <w:p>
      <w:pPr>
        <w:pStyle w:val="58"/>
        <w:rPr>
          <w:rStyle w:val="28"/>
          <w:b w:val="0"/>
          <w:bCs w:val="0"/>
          <w:color w:val="auto"/>
          <w:highlight w:val="none"/>
        </w:rPr>
      </w:pPr>
      <w:r>
        <w:rPr>
          <w:rStyle w:val="28"/>
          <w:rFonts w:hint="eastAsia"/>
          <w:b w:val="0"/>
          <w:bCs w:val="0"/>
          <w:color w:val="auto"/>
          <w:highlight w:val="none"/>
        </w:rPr>
        <w:t>sun.net.client.defaultReadTimeout：从主机读取数据的超时时间（单位：毫秒）</w:t>
      </w:r>
    </w:p>
    <w:p>
      <w:pPr>
        <w:pStyle w:val="58"/>
        <w:rPr>
          <w:rStyle w:val="28"/>
          <w:b w:val="0"/>
          <w:bCs w:val="0"/>
          <w:color w:val="auto"/>
          <w:highlight w:val="none"/>
        </w:rPr>
      </w:pPr>
      <w:r>
        <w:rPr>
          <w:rStyle w:val="28"/>
          <w:rFonts w:hint="eastAsia"/>
          <w:b w:val="0"/>
          <w:bCs w:val="0"/>
          <w:color w:val="auto"/>
          <w:highlight w:val="none"/>
        </w:rPr>
        <w:t>例如：</w:t>
      </w:r>
    </w:p>
    <w:p>
      <w:pPr>
        <w:pStyle w:val="58"/>
        <w:rPr>
          <w:rStyle w:val="28"/>
          <w:b w:val="0"/>
          <w:bCs w:val="0"/>
          <w:color w:val="auto"/>
          <w:highlight w:val="none"/>
        </w:rPr>
      </w:pPr>
      <w:r>
        <w:rPr>
          <w:rStyle w:val="28"/>
          <w:b w:val="0"/>
          <w:bCs w:val="0"/>
          <w:color w:val="auto"/>
          <w:highlight w:val="none"/>
        </w:rPr>
        <w:t>System.setProperty("sun.net.client.defaultConnectTimeout", "30000");</w:t>
      </w:r>
    </w:p>
    <w:p>
      <w:pPr>
        <w:pStyle w:val="58"/>
        <w:rPr>
          <w:rStyle w:val="28"/>
          <w:b w:val="0"/>
          <w:bCs w:val="0"/>
          <w:color w:val="auto"/>
          <w:highlight w:val="none"/>
        </w:rPr>
      </w:pPr>
      <w:r>
        <w:rPr>
          <w:rStyle w:val="28"/>
          <w:b w:val="0"/>
          <w:bCs w:val="0"/>
          <w:color w:val="auto"/>
          <w:highlight w:val="none"/>
        </w:rPr>
        <w:t>System.setProperty("sun.net.client.defaultReadTimeout", "30000");</w:t>
      </w:r>
    </w:p>
    <w:p>
      <w:pPr>
        <w:pStyle w:val="58"/>
        <w:rPr>
          <w:rStyle w:val="28"/>
          <w:b w:val="0"/>
          <w:bCs w:val="0"/>
          <w:color w:val="auto"/>
          <w:highlight w:val="none"/>
        </w:rPr>
      </w:pPr>
      <w:r>
        <w:rPr>
          <w:rStyle w:val="28"/>
          <w:rFonts w:hint="eastAsia"/>
          <w:b w:val="0"/>
          <w:bCs w:val="0"/>
          <w:color w:val="auto"/>
          <w:highlight w:val="none"/>
        </w:rPr>
        <w:t>JDK 1.5以前的版本，只能通过设置这两个系统属性来控制网络超时。在1.5中，还可以使用HttpURLConnection的</w:t>
      </w:r>
      <w:r>
        <w:rPr>
          <w:rStyle w:val="28"/>
          <w:rFonts w:hint="eastAsia"/>
          <w:b w:val="0"/>
          <w:bCs w:val="0"/>
          <w:color w:val="auto"/>
          <w:highlight w:val="none"/>
        </w:rPr>
        <w:t>父类URLConnection的以下两个方法：</w:t>
      </w:r>
    </w:p>
    <w:p>
      <w:pPr>
        <w:pStyle w:val="58"/>
        <w:rPr>
          <w:rStyle w:val="28"/>
          <w:b w:val="0"/>
          <w:bCs w:val="0"/>
          <w:color w:val="auto"/>
          <w:highlight w:val="none"/>
        </w:rPr>
      </w:pPr>
      <w:r>
        <w:rPr>
          <w:rStyle w:val="28"/>
          <w:rFonts w:hint="eastAsia"/>
          <w:b w:val="0"/>
          <w:bCs w:val="0"/>
          <w:color w:val="auto"/>
          <w:highlight w:val="none"/>
        </w:rPr>
        <w:t>setConnectTimeout：设置连接主机超时（单位：毫秒）</w:t>
      </w:r>
    </w:p>
    <w:p>
      <w:pPr>
        <w:pStyle w:val="58"/>
        <w:rPr>
          <w:rStyle w:val="28"/>
          <w:b w:val="0"/>
          <w:bCs w:val="0"/>
          <w:color w:val="auto"/>
          <w:highlight w:val="none"/>
        </w:rPr>
      </w:pPr>
      <w:r>
        <w:rPr>
          <w:rStyle w:val="28"/>
          <w:rFonts w:hint="eastAsia"/>
          <w:b w:val="0"/>
          <w:bCs w:val="0"/>
          <w:color w:val="auto"/>
          <w:highlight w:val="none"/>
        </w:rPr>
        <w:t>setReadTimeout：设置从主机读取数据超时（单位：毫秒）</w:t>
      </w:r>
    </w:p>
    <w:p>
      <w:pPr>
        <w:pStyle w:val="58"/>
        <w:rPr>
          <w:rStyle w:val="28"/>
          <w:b w:val="0"/>
          <w:bCs w:val="0"/>
          <w:color w:val="auto"/>
          <w:highlight w:val="none"/>
        </w:rPr>
      </w:pPr>
      <w:r>
        <w:rPr>
          <w:rStyle w:val="28"/>
          <w:rFonts w:hint="eastAsia"/>
          <w:b w:val="0"/>
          <w:bCs w:val="0"/>
          <w:color w:val="auto"/>
          <w:highlight w:val="none"/>
        </w:rPr>
        <w:t>例如：</w:t>
      </w:r>
    </w:p>
    <w:p>
      <w:pPr>
        <w:pStyle w:val="58"/>
        <w:rPr>
          <w:rStyle w:val="28"/>
          <w:b w:val="0"/>
          <w:bCs w:val="0"/>
          <w:color w:val="auto"/>
          <w:highlight w:val="none"/>
        </w:rPr>
      </w:pPr>
      <w:r>
        <w:rPr>
          <w:rStyle w:val="28"/>
          <w:b w:val="0"/>
          <w:bCs w:val="0"/>
          <w:color w:val="auto"/>
          <w:highlight w:val="none"/>
        </w:rPr>
        <w:t xml:space="preserve"> HttpURLConnection urlCon = (HttpURLConnection)url.openConnection();</w:t>
      </w:r>
    </w:p>
    <w:p>
      <w:pPr>
        <w:pStyle w:val="58"/>
        <w:rPr>
          <w:rStyle w:val="28"/>
          <w:b w:val="0"/>
          <w:bCs w:val="0"/>
          <w:color w:val="auto"/>
          <w:highlight w:val="none"/>
        </w:rPr>
      </w:pPr>
      <w:r>
        <w:rPr>
          <w:rStyle w:val="28"/>
          <w:b w:val="0"/>
          <w:bCs w:val="0"/>
          <w:color w:val="auto"/>
          <w:highlight w:val="none"/>
        </w:rPr>
        <w:t xml:space="preserve"> urlCon.setConnectTimeout(30000);</w:t>
      </w:r>
    </w:p>
    <w:p>
      <w:pPr>
        <w:pStyle w:val="58"/>
        <w:rPr>
          <w:rStyle w:val="28"/>
          <w:b w:val="0"/>
          <w:bCs w:val="0"/>
          <w:color w:val="auto"/>
          <w:highlight w:val="none"/>
        </w:rPr>
      </w:pPr>
      <w:r>
        <w:rPr>
          <w:rStyle w:val="28"/>
          <w:b w:val="0"/>
          <w:bCs w:val="0"/>
          <w:color w:val="auto"/>
          <w:highlight w:val="none"/>
        </w:rPr>
        <w:t xml:space="preserve"> urlCon.setReadTimeout(30000); </w:t>
      </w:r>
    </w:p>
    <w:p>
      <w:pPr>
        <w:pStyle w:val="58"/>
        <w:rPr>
          <w:rStyle w:val="28"/>
          <w:b w:val="0"/>
          <w:bCs w:val="0"/>
          <w:color w:val="auto"/>
          <w:highlight w:val="none"/>
        </w:rPr>
      </w:pPr>
      <w:r>
        <w:rPr>
          <w:rStyle w:val="28"/>
          <w:b w:val="0"/>
          <w:bCs w:val="0"/>
          <w:color w:val="auto"/>
          <w:highlight w:val="none"/>
        </w:rPr>
        <w:t xml:space="preserve"> </w:t>
      </w:r>
    </w:p>
    <w:p>
      <w:pPr>
        <w:pStyle w:val="58"/>
        <w:rPr>
          <w:rStyle w:val="28"/>
          <w:b w:val="0"/>
          <w:bCs w:val="0"/>
          <w:color w:val="auto"/>
          <w:highlight w:val="none"/>
        </w:rPr>
      </w:pPr>
      <w:r>
        <w:rPr>
          <w:rStyle w:val="28"/>
          <w:rFonts w:hint="eastAsia"/>
          <w:b w:val="0"/>
          <w:bCs w:val="0"/>
          <w:color w:val="auto"/>
          <w:highlight w:val="none"/>
        </w:rPr>
        <w:t>需要注意的是，笔者在JDK1.4.2环境下，发现在设置了defaultReadTimeout的情况下，如果发生网络超时，HttpURLConnection会自动重新提交一次请求，出现一次请求调用，请求服务器两次的问题（Trouble）。我认为这是JDK1.4.2的一个bug。在JDK1.5.0中，此问题已得到解决，不存在自动重发现象。out", "30000");</w:t>
      </w:r>
    </w:p>
    <w:p>
      <w:pPr>
        <w:pStyle w:val="58"/>
        <w:rPr>
          <w:rStyle w:val="28"/>
          <w:b w:val="0"/>
          <w:bCs w:val="0"/>
          <w:color w:val="auto"/>
          <w:highlight w:val="none"/>
        </w:rPr>
      </w:pPr>
    </w:p>
    <w:p>
      <w:pPr>
        <w:pStyle w:val="3"/>
        <w:rPr>
          <w:rFonts w:hint="eastAsia"/>
          <w:color w:val="auto"/>
          <w:highlight w:val="none"/>
        </w:rPr>
      </w:pPr>
      <w:bookmarkStart w:id="76" w:name="_Toc12184"/>
      <w:r>
        <w:rPr>
          <w:rFonts w:hint="eastAsia"/>
          <w:color w:val="auto"/>
          <w:highlight w:val="none"/>
        </w:rPr>
        <w:t>socket协议 PerfmonTest代码</w:t>
      </w:r>
      <w:bookmarkEnd w:id="76"/>
    </w:p>
    <w:p>
      <w:pPr>
        <w:pStyle w:val="4"/>
        <w:rPr>
          <w:color w:val="auto"/>
          <w:highlight w:val="none"/>
        </w:rPr>
      </w:pPr>
      <w:bookmarkStart w:id="77" w:name="_Toc12707"/>
      <w:r>
        <w:rPr>
          <w:rFonts w:hint="eastAsia"/>
          <w:color w:val="auto"/>
          <w:highlight w:val="none"/>
        </w:rPr>
        <w:t>源码：发送socket请求的类、方法</w:t>
      </w:r>
      <w:bookmarkEnd w:id="77"/>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 发送消息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 </w:t>
      </w:r>
      <w:r>
        <w:rPr>
          <w:rFonts w:ascii="Consolas" w:hAnsi="Consolas" w:cs="Consolas"/>
          <w:b/>
          <w:bCs/>
          <w:color w:val="auto"/>
          <w:kern w:val="0"/>
          <w:highlight w:val="none"/>
        </w:rPr>
        <w:t>@param</w:t>
      </w:r>
      <w:r>
        <w:rPr>
          <w:rFonts w:ascii="Consolas" w:hAnsi="Consolas" w:cs="Consolas"/>
          <w:color w:val="auto"/>
          <w:kern w:val="0"/>
          <w:highlight w:val="none"/>
        </w:rPr>
        <w:t xml:space="preserve"> ip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 </w:t>
      </w:r>
      <w:r>
        <w:rPr>
          <w:rFonts w:ascii="Consolas" w:hAnsi="Consolas" w:cs="Consolas"/>
          <w:b/>
          <w:bCs/>
          <w:color w:val="auto"/>
          <w:kern w:val="0"/>
          <w:highlight w:val="none"/>
        </w:rPr>
        <w:t>@param</w:t>
      </w:r>
      <w:r>
        <w:rPr>
          <w:rFonts w:ascii="Consolas" w:hAnsi="Consolas" w:cs="Consolas"/>
          <w:color w:val="auto"/>
          <w:kern w:val="0"/>
          <w:highlight w:val="none"/>
        </w:rPr>
        <w:t xml:space="preserve"> port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 </w:t>
      </w:r>
      <w:r>
        <w:rPr>
          <w:rFonts w:ascii="Consolas" w:hAnsi="Consolas" w:cs="Consolas"/>
          <w:b/>
          <w:bCs/>
          <w:color w:val="auto"/>
          <w:kern w:val="0"/>
          <w:highlight w:val="none"/>
        </w:rPr>
        <w:t>@param</w:t>
      </w:r>
      <w:r>
        <w:rPr>
          <w:rFonts w:ascii="Consolas" w:hAnsi="Consolas" w:cs="Consolas"/>
          <w:color w:val="auto"/>
          <w:kern w:val="0"/>
          <w:highlight w:val="none"/>
        </w:rPr>
        <w:t xml:space="preserve"> msg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 </w:t>
      </w:r>
      <w:r>
        <w:rPr>
          <w:rFonts w:ascii="Consolas" w:hAnsi="Consolas" w:cs="Consolas"/>
          <w:b/>
          <w:bCs/>
          <w:color w:val="auto"/>
          <w:kern w:val="0"/>
          <w:highlight w:val="none"/>
        </w:rPr>
        <w:t>@throws</w:t>
      </w:r>
      <w:r>
        <w:rPr>
          <w:rFonts w:ascii="Consolas" w:hAnsi="Consolas" w:cs="Consolas"/>
          <w:color w:val="auto"/>
          <w:kern w:val="0"/>
          <w:highlight w:val="none"/>
        </w:rPr>
        <w:t xml:space="preserve"> Exception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color w:val="auto"/>
          <w:kern w:val="0"/>
          <w:highlight w:val="none"/>
        </w:rPr>
        <w:t xml:space="preserve">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b/>
          <w:bCs/>
          <w:color w:val="auto"/>
          <w:kern w:val="0"/>
          <w:highlight w:val="none"/>
        </w:rPr>
        <w:t>private</w:t>
      </w:r>
      <w:r>
        <w:rPr>
          <w:rFonts w:ascii="Consolas" w:hAnsi="Consolas" w:cs="Consolas"/>
          <w:color w:val="auto"/>
          <w:kern w:val="0"/>
          <w:highlight w:val="none"/>
        </w:rPr>
        <w:t xml:space="preserve"> </w:t>
      </w:r>
      <w:r>
        <w:rPr>
          <w:rFonts w:ascii="Consolas" w:hAnsi="Consolas" w:cs="Consolas"/>
          <w:b/>
          <w:bCs/>
          <w:color w:val="auto"/>
          <w:kern w:val="0"/>
          <w:highlight w:val="none"/>
        </w:rPr>
        <w:t>void</w:t>
      </w:r>
      <w:r>
        <w:rPr>
          <w:rFonts w:ascii="Consolas" w:hAnsi="Consolas" w:cs="Consolas"/>
          <w:color w:val="auto"/>
          <w:kern w:val="0"/>
          <w:highlight w:val="none"/>
        </w:rPr>
        <w:t xml:space="preserve"> sendMsg(String ip, </w:t>
      </w:r>
      <w:r>
        <w:rPr>
          <w:rFonts w:ascii="Consolas" w:hAnsi="Consolas" w:cs="Consolas"/>
          <w:b/>
          <w:bCs/>
          <w:color w:val="auto"/>
          <w:kern w:val="0"/>
          <w:highlight w:val="none"/>
        </w:rPr>
        <w:t>int</w:t>
      </w:r>
      <w:r>
        <w:rPr>
          <w:rFonts w:ascii="Consolas" w:hAnsi="Consolas" w:cs="Consolas"/>
          <w:color w:val="auto"/>
          <w:kern w:val="0"/>
          <w:highlight w:val="none"/>
        </w:rPr>
        <w:t xml:space="preserve"> port, String msg) </w:t>
      </w:r>
      <w:r>
        <w:rPr>
          <w:rFonts w:ascii="Consolas" w:hAnsi="Consolas" w:cs="Consolas"/>
          <w:b/>
          <w:bCs/>
          <w:color w:val="auto"/>
          <w:kern w:val="0"/>
          <w:highlight w:val="none"/>
        </w:rPr>
        <w:t>throws</w:t>
      </w:r>
      <w:r>
        <w:rPr>
          <w:rFonts w:ascii="Consolas" w:hAnsi="Consolas" w:cs="Consolas"/>
          <w:color w:val="auto"/>
          <w:kern w:val="0"/>
          <w:highlight w:val="none"/>
        </w:rPr>
        <w:t xml:space="preserve"> Exception{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color w:val="auto"/>
          <w:kern w:val="0"/>
          <w:highlight w:val="none"/>
        </w:rPr>
        <w:t>sid</w:t>
      </w:r>
      <w:r>
        <w:rPr>
          <w:rFonts w:ascii="Consolas" w:hAnsi="Consolas" w:cs="Consolas"/>
          <w:color w:val="auto"/>
          <w:kern w:val="0"/>
          <w:highlight w:val="none"/>
        </w:rPr>
        <w:t xml:space="preserve"> = </w:t>
      </w:r>
      <w:r>
        <w:rPr>
          <w:rFonts w:ascii="Consolas" w:hAnsi="Consolas" w:cs="Consolas"/>
          <w:b/>
          <w:bCs/>
          <w:color w:val="auto"/>
          <w:kern w:val="0"/>
          <w:highlight w:val="none"/>
        </w:rPr>
        <w:t>new</w:t>
      </w:r>
      <w:r>
        <w:rPr>
          <w:rFonts w:ascii="Consolas" w:hAnsi="Consolas" w:cs="Consolas"/>
          <w:color w:val="auto"/>
          <w:kern w:val="0"/>
          <w:highlight w:val="none"/>
        </w:rPr>
        <w:t xml:space="preserve"> Socket(ip, port);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color w:val="auto"/>
          <w:kern w:val="0"/>
          <w:highlight w:val="none"/>
        </w:rPr>
        <w:t>in</w:t>
      </w:r>
      <w:r>
        <w:rPr>
          <w:rFonts w:ascii="Consolas" w:hAnsi="Consolas" w:cs="Consolas"/>
          <w:color w:val="auto"/>
          <w:kern w:val="0"/>
          <w:highlight w:val="none"/>
        </w:rPr>
        <w:t xml:space="preserve"> = </w:t>
      </w:r>
      <w:r>
        <w:rPr>
          <w:rFonts w:ascii="Consolas" w:hAnsi="Consolas" w:cs="Consolas"/>
          <w:b/>
          <w:bCs/>
          <w:color w:val="auto"/>
          <w:kern w:val="0"/>
          <w:highlight w:val="none"/>
        </w:rPr>
        <w:t>new</w:t>
      </w:r>
      <w:r>
        <w:rPr>
          <w:rFonts w:ascii="Consolas" w:hAnsi="Consolas" w:cs="Consolas"/>
          <w:color w:val="auto"/>
          <w:kern w:val="0"/>
          <w:highlight w:val="none"/>
        </w:rPr>
        <w:t xml:space="preserve"> BufferedReader(</w:t>
      </w:r>
      <w:r>
        <w:rPr>
          <w:rFonts w:ascii="Consolas" w:hAnsi="Consolas" w:cs="Consolas"/>
          <w:b/>
          <w:bCs/>
          <w:color w:val="auto"/>
          <w:kern w:val="0"/>
          <w:highlight w:val="none"/>
        </w:rPr>
        <w:t>new</w:t>
      </w:r>
      <w:r>
        <w:rPr>
          <w:rFonts w:ascii="Consolas" w:hAnsi="Consolas" w:cs="Consolas"/>
          <w:color w:val="auto"/>
          <w:kern w:val="0"/>
          <w:highlight w:val="none"/>
        </w:rPr>
        <w:t xml:space="preserve"> </w:t>
      </w:r>
      <w:r>
        <w:rPr>
          <w:rFonts w:ascii="Consolas" w:hAnsi="Consolas" w:cs="Consolas"/>
          <w:color w:val="auto"/>
          <w:kern w:val="0"/>
          <w:highlight w:val="none"/>
          <w:u w:val="single"/>
        </w:rPr>
        <w:t>InputStreamReader</w:t>
      </w:r>
      <w:r>
        <w:rPr>
          <w:rFonts w:ascii="Consolas" w:hAnsi="Consolas" w:cs="Consolas"/>
          <w:color w:val="auto"/>
          <w:kern w:val="0"/>
          <w:highlight w:val="none"/>
        </w:rPr>
        <w:t>(</w:t>
      </w:r>
      <w:r>
        <w:rPr>
          <w:rFonts w:ascii="Consolas" w:hAnsi="Consolas" w:cs="Consolas"/>
          <w:color w:val="auto"/>
          <w:kern w:val="0"/>
          <w:highlight w:val="none"/>
        </w:rPr>
        <w:t>sid</w:t>
      </w:r>
      <w:r>
        <w:rPr>
          <w:rFonts w:ascii="Consolas" w:hAnsi="Consolas" w:cs="Consolas"/>
          <w:color w:val="auto"/>
          <w:kern w:val="0"/>
          <w:highlight w:val="none"/>
        </w:rPr>
        <w:t xml:space="preserve">.getInputStream()));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color w:val="auto"/>
          <w:kern w:val="0"/>
          <w:highlight w:val="none"/>
        </w:rPr>
        <w:t>out</w:t>
      </w:r>
      <w:r>
        <w:rPr>
          <w:rFonts w:ascii="Consolas" w:hAnsi="Consolas" w:cs="Consolas"/>
          <w:color w:val="auto"/>
          <w:kern w:val="0"/>
          <w:highlight w:val="none"/>
        </w:rPr>
        <w:t xml:space="preserve"> = </w:t>
      </w:r>
      <w:r>
        <w:rPr>
          <w:rFonts w:ascii="Consolas" w:hAnsi="Consolas" w:cs="Consolas"/>
          <w:b/>
          <w:bCs/>
          <w:color w:val="auto"/>
          <w:kern w:val="0"/>
          <w:highlight w:val="none"/>
        </w:rPr>
        <w:t>new</w:t>
      </w:r>
      <w:r>
        <w:rPr>
          <w:rFonts w:ascii="Consolas" w:hAnsi="Consolas" w:cs="Consolas"/>
          <w:color w:val="auto"/>
          <w:kern w:val="0"/>
          <w:highlight w:val="none"/>
        </w:rPr>
        <w:t xml:space="preserve"> PrintWriter(</w:t>
      </w:r>
      <w:r>
        <w:rPr>
          <w:rFonts w:ascii="Consolas" w:hAnsi="Consolas" w:cs="Consolas"/>
          <w:color w:val="auto"/>
          <w:kern w:val="0"/>
          <w:highlight w:val="none"/>
        </w:rPr>
        <w:t>sid</w:t>
      </w:r>
      <w:r>
        <w:rPr>
          <w:rFonts w:ascii="Consolas" w:hAnsi="Consolas" w:cs="Consolas"/>
          <w:color w:val="auto"/>
          <w:kern w:val="0"/>
          <w:highlight w:val="none"/>
        </w:rPr>
        <w:t xml:space="preserve">.getOutputStream(), </w:t>
      </w:r>
      <w:r>
        <w:rPr>
          <w:rFonts w:ascii="Consolas" w:hAnsi="Consolas" w:cs="Consolas"/>
          <w:b/>
          <w:bCs/>
          <w:color w:val="auto"/>
          <w:kern w:val="0"/>
          <w:highlight w:val="none"/>
        </w:rPr>
        <w:t>true</w:t>
      </w:r>
      <w:r>
        <w:rPr>
          <w:rFonts w:ascii="Consolas" w:hAnsi="Consolas" w:cs="Consolas"/>
          <w:color w:val="auto"/>
          <w:kern w:val="0"/>
          <w:highlight w:val="none"/>
        </w:rPr>
        <w:t xml:space="preserve">);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color w:val="auto"/>
          <w:kern w:val="0"/>
          <w:highlight w:val="none"/>
        </w:rPr>
        <w:t>out</w:t>
      </w:r>
      <w:r>
        <w:rPr>
          <w:rFonts w:ascii="Consolas" w:hAnsi="Consolas" w:cs="Consolas"/>
          <w:color w:val="auto"/>
          <w:kern w:val="0"/>
          <w:highlight w:val="none"/>
        </w:rPr>
        <w:t xml:space="preserve">.println(msg);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w:t>
      </w:r>
      <w:r>
        <w:rPr>
          <w:rFonts w:ascii="Consolas" w:hAnsi="Consolas" w:cs="Consolas"/>
          <w:color w:val="auto"/>
          <w:kern w:val="0"/>
          <w:highlight w:val="none"/>
        </w:rPr>
        <w:t>in</w:t>
      </w:r>
      <w:r>
        <w:rPr>
          <w:rFonts w:ascii="Consolas" w:hAnsi="Consolas" w:cs="Consolas"/>
          <w:color w:val="auto"/>
          <w:kern w:val="0"/>
          <w:highlight w:val="none"/>
        </w:rPr>
        <w:t xml:space="preserve">.readLine();  </w:t>
      </w:r>
    </w:p>
    <w:p>
      <w:pPr>
        <w:autoSpaceDE w:val="0"/>
        <w:autoSpaceDN w:val="0"/>
        <w:adjustRightInd w:val="0"/>
        <w:jc w:val="left"/>
        <w:rPr>
          <w:rFonts w:ascii="Consolas" w:hAnsi="Consolas" w:cs="Consolas"/>
          <w:color w:val="auto"/>
          <w:kern w:val="0"/>
          <w:highlight w:val="none"/>
        </w:rPr>
      </w:pPr>
      <w:r>
        <w:rPr>
          <w:rFonts w:ascii="Consolas" w:hAnsi="Consolas" w:cs="Consolas"/>
          <w:color w:val="auto"/>
          <w:kern w:val="0"/>
          <w:highlight w:val="none"/>
        </w:rPr>
        <w:t xml:space="preserve">  System.</w:t>
      </w:r>
      <w:r>
        <w:rPr>
          <w:rFonts w:ascii="Consolas" w:hAnsi="Consolas" w:cs="Consolas"/>
          <w:i/>
          <w:iCs/>
          <w:color w:val="auto"/>
          <w:kern w:val="0"/>
          <w:highlight w:val="none"/>
        </w:rPr>
        <w:t>out</w:t>
      </w:r>
      <w:r>
        <w:rPr>
          <w:rFonts w:ascii="Consolas" w:hAnsi="Consolas" w:cs="Consolas"/>
          <w:color w:val="auto"/>
          <w:kern w:val="0"/>
          <w:highlight w:val="none"/>
        </w:rPr>
        <w:t>.println(</w:t>
      </w:r>
      <w:r>
        <w:rPr>
          <w:rFonts w:ascii="Consolas" w:hAnsi="Consolas" w:cs="Consolas"/>
          <w:color w:val="auto"/>
          <w:kern w:val="0"/>
          <w:highlight w:val="none"/>
        </w:rPr>
        <w:t>"success"</w:t>
      </w:r>
      <w:r>
        <w:rPr>
          <w:rFonts w:ascii="Consolas" w:hAnsi="Consolas" w:cs="Consolas"/>
          <w:color w:val="auto"/>
          <w:kern w:val="0"/>
          <w:highlight w:val="none"/>
        </w:rPr>
        <w:t xml:space="preserve">);    </w:t>
      </w:r>
    </w:p>
    <w:p>
      <w:pPr>
        <w:ind w:firstLine="480"/>
        <w:rPr>
          <w:rFonts w:hint="eastAsia" w:ascii="Consolas" w:hAnsi="Consolas" w:cs="Consolas"/>
          <w:color w:val="auto"/>
          <w:kern w:val="0"/>
          <w:highlight w:val="none"/>
        </w:rPr>
      </w:pPr>
      <w:r>
        <w:rPr>
          <w:rFonts w:ascii="Consolas" w:hAnsi="Consolas" w:cs="Consolas"/>
          <w:color w:val="auto"/>
          <w:kern w:val="0"/>
          <w:highlight w:val="none"/>
        </w:rPr>
        <w:t>}</w:t>
      </w:r>
    </w:p>
    <w:p>
      <w:pPr>
        <w:ind w:firstLine="480"/>
        <w:rPr>
          <w:color w:val="auto"/>
          <w:highlight w:val="none"/>
        </w:rPr>
      </w:pPr>
    </w:p>
    <w:p>
      <w:pPr>
        <w:pStyle w:val="3"/>
        <w:rPr>
          <w:color w:val="auto"/>
          <w:highlight w:val="none"/>
        </w:rPr>
      </w:pPr>
      <w:bookmarkStart w:id="78" w:name="_Toc28156"/>
      <w:bookmarkEnd w:id="78"/>
    </w:p>
    <w:p>
      <w:pPr>
        <w:rPr>
          <w:color w:val="auto"/>
          <w:highlight w:val="none"/>
        </w:rPr>
      </w:pPr>
    </w:p>
    <w:p>
      <w:pPr>
        <w:pStyle w:val="2"/>
        <w:rPr>
          <w:color w:val="auto"/>
          <w:highlight w:val="none"/>
        </w:rPr>
      </w:pPr>
      <w:bookmarkStart w:id="79" w:name="_Toc18229"/>
      <w:r>
        <w:rPr>
          <w:color w:val="auto"/>
          <w:highlight w:val="none"/>
        </w:rPr>
        <w:t>JMeter</w:t>
      </w:r>
      <w:r>
        <w:rPr>
          <w:rFonts w:hint="eastAsia"/>
          <w:color w:val="auto"/>
          <w:highlight w:val="none"/>
        </w:rPr>
        <w:t>使用注意事项</w:t>
      </w:r>
      <w:bookmarkEnd w:id="79"/>
    </w:p>
    <w:p>
      <w:pPr>
        <w:pStyle w:val="16"/>
        <w:shd w:val="solid" w:color="FFFFFF" w:fill="auto"/>
        <w:autoSpaceDN w:val="0"/>
        <w:spacing w:before="156" w:after="156"/>
        <w:ind w:firstLine="420"/>
        <w:rPr>
          <w:color w:val="auto"/>
          <w:highlight w:val="none"/>
          <w:shd w:val="clear" w:color="auto" w:fill="FFFFFF"/>
        </w:rPr>
      </w:pPr>
      <w:r>
        <w:rPr>
          <w:rFonts w:hint="eastAsia"/>
          <w:color w:val="auto"/>
          <w:highlight w:val="none"/>
          <w:shd w:val="clear" w:color="auto" w:fill="FFFFFF"/>
        </w:rPr>
        <w:t>（1）</w:t>
      </w:r>
      <w:r>
        <w:rPr>
          <w:color w:val="auto"/>
          <w:highlight w:val="none"/>
          <w:shd w:val="clear" w:color="auto" w:fill="FFFFFF"/>
        </w:rPr>
        <w:t>JMeter 2.11版本支持的JDK为1.6以上版本，如果发现无法打开JMeter</w:t>
      </w:r>
      <w:r>
        <w:rPr>
          <w:rFonts w:hint="eastAsia"/>
          <w:color w:val="auto"/>
          <w:highlight w:val="none"/>
          <w:shd w:val="clear" w:color="auto" w:fill="FFFFFF"/>
        </w:rPr>
        <w:t>，先检查是否</w:t>
      </w:r>
      <w:r>
        <w:rPr>
          <w:color w:val="auto"/>
          <w:highlight w:val="none"/>
          <w:shd w:val="clear" w:color="auto" w:fill="FFFFFF"/>
        </w:rPr>
        <w:t>JDK版本不正确；</w:t>
      </w:r>
    </w:p>
    <w:p>
      <w:pPr>
        <w:pStyle w:val="16"/>
        <w:shd w:val="solid" w:color="FFFFFF" w:fill="auto"/>
        <w:autoSpaceDN w:val="0"/>
        <w:spacing w:before="156" w:after="156"/>
        <w:ind w:firstLine="420"/>
        <w:rPr>
          <w:color w:val="auto"/>
          <w:highlight w:val="none"/>
          <w:shd w:val="clear" w:color="auto" w:fill="FFFFFF"/>
        </w:rPr>
      </w:pPr>
      <w:r>
        <w:rPr>
          <w:rFonts w:hint="eastAsia"/>
          <w:color w:val="auto"/>
          <w:highlight w:val="none"/>
          <w:shd w:val="clear" w:color="auto" w:fill="FFFFFF"/>
        </w:rPr>
        <w:t>（2）</w:t>
      </w:r>
      <w:r>
        <w:rPr>
          <w:rFonts w:hint="eastAsia"/>
          <w:color w:val="auto"/>
          <w:highlight w:val="none"/>
        </w:rPr>
        <w:t>为了保证测试数据的尽可能准确，尽量使用非GUI进行测试，</w:t>
      </w:r>
      <w:r>
        <w:rPr>
          <w:rFonts w:hint="eastAsia"/>
          <w:color w:val="auto"/>
          <w:highlight w:val="none"/>
          <w:shd w:val="clear" w:color="auto" w:fill="FFFFFF"/>
        </w:rPr>
        <w:t>比如使用</w:t>
      </w:r>
      <w:r>
        <w:rPr>
          <w:color w:val="auto"/>
          <w:highlight w:val="none"/>
          <w:shd w:val="clear" w:color="auto" w:fill="FFFFFF"/>
        </w:rPr>
        <w:t>JMeter -n -t test.jmx -l test.jtl</w:t>
      </w:r>
      <w:r>
        <w:rPr>
          <w:rFonts w:hint="eastAsia"/>
          <w:color w:val="auto"/>
          <w:highlight w:val="none"/>
          <w:shd w:val="clear" w:color="auto" w:fill="FFFFFF"/>
        </w:rPr>
        <w:t>来进行测试</w:t>
      </w:r>
      <w:r>
        <w:rPr>
          <w:color w:val="auto"/>
          <w:highlight w:val="none"/>
          <w:shd w:val="clear" w:color="auto" w:fill="FFFFFF"/>
        </w:rPr>
        <w:t>；</w:t>
      </w:r>
    </w:p>
    <w:p>
      <w:pPr>
        <w:pStyle w:val="16"/>
        <w:shd w:val="solid" w:color="FFFFFF" w:fill="auto"/>
        <w:autoSpaceDN w:val="0"/>
        <w:spacing w:before="156" w:after="156"/>
        <w:ind w:firstLine="420"/>
        <w:rPr>
          <w:color w:val="auto"/>
          <w:highlight w:val="none"/>
        </w:rPr>
      </w:pPr>
      <w:r>
        <w:rPr>
          <w:rFonts w:hint="eastAsia"/>
          <w:color w:val="auto"/>
          <w:highlight w:val="none"/>
          <w:shd w:val="clear" w:color="auto" w:fill="FFFFFF"/>
        </w:rPr>
        <w:t>（3）</w:t>
      </w:r>
      <w:r>
        <w:rPr>
          <w:rFonts w:hint="eastAsia"/>
          <w:color w:val="auto"/>
          <w:highlight w:val="none"/>
        </w:rPr>
        <w:t>尽可能少使用监听器，因为过多的监听器会消耗更多的系统资源；</w:t>
      </w:r>
    </w:p>
    <w:p>
      <w:pPr>
        <w:pStyle w:val="16"/>
        <w:shd w:val="solid" w:color="FFFFFF" w:fill="auto"/>
        <w:autoSpaceDN w:val="0"/>
        <w:spacing w:before="156" w:after="156"/>
        <w:ind w:firstLine="420"/>
        <w:rPr>
          <w:color w:val="auto"/>
          <w:highlight w:val="none"/>
        </w:rPr>
      </w:pPr>
      <w:r>
        <w:rPr>
          <w:rFonts w:hint="eastAsia"/>
          <w:color w:val="auto"/>
          <w:highlight w:val="none"/>
        </w:rPr>
        <w:t>（4）尽量把相似的取样器放在循环内，使用变量（CSV</w:t>
      </w:r>
      <w:r>
        <w:rPr>
          <w:color w:val="auto"/>
          <w:highlight w:val="none"/>
        </w:rPr>
        <w:t xml:space="preserve"> Data </w:t>
      </w:r>
      <w:r>
        <w:rPr>
          <w:rFonts w:hint="eastAsia"/>
          <w:color w:val="auto"/>
          <w:highlight w:val="none"/>
        </w:rPr>
        <w:t>Set Config）修改这些Sampler，而不是重复添加Sampler。或者可能会用到Access</w:t>
      </w:r>
      <w:r>
        <w:rPr>
          <w:color w:val="auto"/>
          <w:highlight w:val="none"/>
        </w:rPr>
        <w:t xml:space="preserve"> Log </w:t>
      </w:r>
      <w:r>
        <w:rPr>
          <w:rFonts w:hint="eastAsia"/>
          <w:color w:val="auto"/>
          <w:highlight w:val="none"/>
        </w:rPr>
        <w:t>Sampler（在这里不能使用Include</w:t>
      </w:r>
      <w:r>
        <w:rPr>
          <w:color w:val="auto"/>
          <w:highlight w:val="none"/>
        </w:rPr>
        <w:t xml:space="preserve"> </w:t>
      </w:r>
      <w:r>
        <w:rPr>
          <w:rFonts w:hint="eastAsia"/>
          <w:color w:val="auto"/>
          <w:highlight w:val="none"/>
        </w:rPr>
        <w:t>Controller，因为它会将指定文件中的所有测试元件直接添加到测试计划中来）；</w:t>
      </w:r>
    </w:p>
    <w:p>
      <w:pPr>
        <w:pStyle w:val="16"/>
        <w:spacing w:before="156" w:after="156"/>
        <w:ind w:firstLine="420"/>
        <w:rPr>
          <w:color w:val="auto"/>
          <w:highlight w:val="none"/>
        </w:rPr>
      </w:pPr>
      <w:r>
        <w:rPr>
          <w:rFonts w:hint="eastAsia"/>
          <w:color w:val="auto"/>
          <w:highlight w:val="none"/>
        </w:rPr>
        <w:t>（5）不要使用函数测试模式（Functional</w:t>
      </w:r>
      <w:r>
        <w:rPr>
          <w:color w:val="auto"/>
          <w:highlight w:val="none"/>
        </w:rPr>
        <w:t xml:space="preserve"> </w:t>
      </w:r>
      <w:r>
        <w:rPr>
          <w:rFonts w:hint="eastAsia"/>
          <w:color w:val="auto"/>
          <w:highlight w:val="none"/>
        </w:rPr>
        <w:t>Mode）；</w:t>
      </w:r>
    </w:p>
    <w:p>
      <w:pPr>
        <w:pStyle w:val="16"/>
        <w:spacing w:before="156" w:after="156"/>
        <w:ind w:firstLine="420"/>
        <w:rPr>
          <w:color w:val="auto"/>
          <w:highlight w:val="none"/>
        </w:rPr>
      </w:pPr>
      <w:r>
        <w:rPr>
          <w:rFonts w:hint="eastAsia"/>
          <w:color w:val="auto"/>
          <w:highlight w:val="none"/>
        </w:rPr>
        <w:t>（6）以CSV格式输出测试结果，尽量不要使用XML格式，因为CSV更节约系统资源；</w:t>
      </w:r>
    </w:p>
    <w:p>
      <w:pPr>
        <w:pStyle w:val="16"/>
        <w:spacing w:before="156" w:after="156"/>
        <w:ind w:firstLine="420"/>
        <w:rPr>
          <w:color w:val="auto"/>
          <w:highlight w:val="none"/>
        </w:rPr>
      </w:pPr>
      <w:r>
        <w:rPr>
          <w:rFonts w:hint="eastAsia"/>
          <w:color w:val="auto"/>
          <w:highlight w:val="none"/>
        </w:rPr>
        <w:t>（7）如果需要保持测试数据结果，则仅保存你需要的数据，这样会节约系统资源；</w:t>
      </w:r>
    </w:p>
    <w:p>
      <w:pPr>
        <w:pStyle w:val="16"/>
        <w:spacing w:before="156" w:after="156"/>
        <w:ind w:firstLine="420"/>
        <w:rPr>
          <w:color w:val="auto"/>
          <w:highlight w:val="none"/>
        </w:rPr>
      </w:pPr>
      <w:r>
        <w:rPr>
          <w:rFonts w:hint="eastAsia"/>
          <w:color w:val="auto"/>
          <w:highlight w:val="none"/>
        </w:rPr>
        <w:t>（8）断言最好在调试脚本时候使用，在运行测试场景时候应该禁用断言，这样的测试结果会更准确；</w:t>
      </w:r>
    </w:p>
    <w:p>
      <w:pPr>
        <w:pStyle w:val="16"/>
        <w:spacing w:before="156" w:after="156"/>
        <w:ind w:firstLine="420"/>
        <w:rPr>
          <w:color w:val="auto"/>
          <w:highlight w:val="none"/>
        </w:rPr>
      </w:pPr>
      <w:r>
        <w:rPr>
          <w:rFonts w:hint="eastAsia"/>
          <w:color w:val="auto"/>
          <w:highlight w:val="none"/>
        </w:rPr>
        <w:t>（9）负载测试期间不要使用“查看结果树”“用表格查看结果”监听器，这两个监听器最好只在调试脚本时使用；</w:t>
      </w:r>
    </w:p>
    <w:p>
      <w:pPr>
        <w:pStyle w:val="16"/>
        <w:spacing w:before="156" w:after="156"/>
        <w:ind w:firstLine="420"/>
        <w:rPr>
          <w:color w:val="auto"/>
          <w:highlight w:val="none"/>
        </w:rPr>
      </w:pPr>
      <w:r>
        <w:rPr>
          <w:rFonts w:hint="eastAsia"/>
          <w:color w:val="auto"/>
          <w:highlight w:val="none"/>
        </w:rPr>
        <w:t>（10）如果测试需要大量数据（特别是随机产生的数据），可以提前准备好测试数据放到数据文件中，以CSV Data Set Config方式读取，这样就能避免在测试运行阶段去创建这些数据从而浪费资源；</w:t>
      </w:r>
    </w:p>
    <w:p>
      <w:pPr>
        <w:pStyle w:val="16"/>
        <w:spacing w:before="156" w:after="156"/>
        <w:ind w:firstLine="420"/>
        <w:rPr>
          <w:color w:val="auto"/>
          <w:highlight w:val="none"/>
        </w:rPr>
      </w:pPr>
      <w:r>
        <w:rPr>
          <w:rFonts w:hint="eastAsia"/>
          <w:color w:val="auto"/>
          <w:highlight w:val="none"/>
        </w:rPr>
        <w:t xml:space="preserve">（11）大并发量的负载测试，尽量在多台机器上运行多个非GUI </w:t>
      </w:r>
      <w:r>
        <w:rPr>
          <w:color w:val="auto"/>
          <w:highlight w:val="none"/>
        </w:rPr>
        <w:t>JMeter</w:t>
      </w:r>
      <w:r>
        <w:rPr>
          <w:rFonts w:hint="eastAsia"/>
          <w:color w:val="auto"/>
          <w:highlight w:val="none"/>
        </w:rPr>
        <w:t>实例，进行分布式测试；</w:t>
      </w:r>
    </w:p>
    <w:p>
      <w:pPr>
        <w:spacing w:before="156" w:after="156"/>
        <w:ind w:firstLine="420"/>
        <w:rPr>
          <w:color w:val="auto"/>
          <w:highlight w:val="none"/>
        </w:rPr>
      </w:pPr>
      <w:r>
        <w:rPr>
          <w:rFonts w:hint="eastAsia"/>
          <w:color w:val="auto"/>
          <w:highlight w:val="none"/>
        </w:rPr>
        <w:t>（12）如果测试过程中报内存不足，则在</w:t>
      </w:r>
      <w:r>
        <w:rPr>
          <w:color w:val="auto"/>
          <w:highlight w:val="none"/>
        </w:rPr>
        <w:t>JMeter</w:t>
      </w:r>
      <w:r>
        <w:rPr>
          <w:rFonts w:hint="eastAsia"/>
          <w:color w:val="auto"/>
          <w:highlight w:val="none"/>
        </w:rPr>
        <w:t>的bin目录下找到JMeter的启动文件JM</w:t>
      </w:r>
      <w:r>
        <w:rPr>
          <w:rFonts w:ascii="Arial" w:hAnsi="宋体"/>
          <w:color w:val="auto"/>
          <w:sz w:val="18"/>
          <w:highlight w:val="none"/>
          <w:shd w:val="clear" w:color="auto" w:fill="FFFFFF"/>
        </w:rPr>
        <w:t>eter.bat</w:t>
      </w:r>
      <w:r>
        <w:rPr>
          <w:rFonts w:hint="eastAsia" w:ascii="Arial" w:hAnsi="宋体"/>
          <w:color w:val="auto"/>
          <w:sz w:val="18"/>
          <w:highlight w:val="none"/>
          <w:shd w:val="clear" w:color="auto" w:fill="FFFFFF"/>
        </w:rPr>
        <w:t>（linux下是JM</w:t>
      </w:r>
      <w:r>
        <w:rPr>
          <w:rFonts w:ascii="Arial" w:hAnsi="宋体"/>
          <w:color w:val="auto"/>
          <w:sz w:val="18"/>
          <w:highlight w:val="none"/>
          <w:shd w:val="clear" w:color="auto" w:fill="FFFFFF"/>
        </w:rPr>
        <w:t>eter.</w:t>
      </w:r>
      <w:r>
        <w:rPr>
          <w:rFonts w:hint="eastAsia" w:ascii="Arial" w:hAnsi="宋体"/>
          <w:color w:val="auto"/>
          <w:sz w:val="18"/>
          <w:highlight w:val="none"/>
          <w:shd w:val="clear" w:color="auto" w:fill="FFFFFF"/>
        </w:rPr>
        <w:t>sh），打开该文件并修改该</w:t>
      </w:r>
      <w:r>
        <w:rPr>
          <w:rFonts w:hint="eastAsia"/>
          <w:color w:val="auto"/>
          <w:highlight w:val="none"/>
        </w:rPr>
        <w:t>文件中的JVM内存设置，JVM内存修改为比如：HEAP=</w:t>
      </w:r>
      <w:r>
        <w:rPr>
          <w:color w:val="auto"/>
          <w:highlight w:val="none"/>
        </w:rPr>
        <w:t>"-Xms512m -Xmx512m"</w:t>
      </w:r>
      <w:r>
        <w:rPr>
          <w:rFonts w:hint="eastAsia"/>
          <w:color w:val="auto"/>
          <w:highlight w:val="none"/>
        </w:rPr>
        <w:t>，最大堆内存跟最小堆内存保持一致，这样可以减小频繁创建销毁引起的内存开销；</w:t>
      </w:r>
    </w:p>
    <w:p>
      <w:pPr>
        <w:pStyle w:val="16"/>
        <w:spacing w:before="156" w:after="156"/>
        <w:ind w:firstLine="420"/>
        <w:rPr>
          <w:color w:val="auto"/>
          <w:highlight w:val="none"/>
        </w:rPr>
      </w:pPr>
      <w:r>
        <w:rPr>
          <w:rFonts w:hint="eastAsia"/>
          <w:color w:val="auto"/>
          <w:highlight w:val="none"/>
        </w:rPr>
        <w:t>（13）在测试SOAP协议并使用SoapUI时，如果报出类似“Error loading [http://www.webxml.com.cn/WebServices/WeatherWebService.asmx?wsdl]: org.apache.xmlbeans.XmlException: java.io.CharConversionException: Characters larger than 4 bytes are not supported: byte 0xb1 implies a length of more than 4 bytes ”这样的错误，解决办法是在SoapUI的安装路径下找到.vmoptions文件，在末尾加入 “-Dfile.encoding=UTF8” 便可解决该问题。</w:t>
      </w:r>
    </w:p>
    <w:p>
      <w:pPr>
        <w:widowControl/>
        <w:spacing w:after="156"/>
        <w:jc w:val="left"/>
        <w:rPr>
          <w:rFonts w:cs="Courier New"/>
          <w:color w:val="auto"/>
          <w:szCs w:val="21"/>
          <w:highlight w:val="none"/>
        </w:rPr>
      </w:pPr>
      <w:r>
        <w:rPr>
          <w:color w:val="auto"/>
          <w:highlight w:val="none"/>
        </w:rPr>
        <w:br w:type="page"/>
      </w:r>
    </w:p>
    <w:p>
      <w:pPr>
        <w:pStyle w:val="16"/>
        <w:spacing w:before="156" w:after="156"/>
        <w:ind w:firstLine="420"/>
        <w:rPr>
          <w:color w:val="auto"/>
          <w:highlight w:val="none"/>
        </w:rPr>
      </w:pPr>
    </w:p>
    <w:p>
      <w:pPr>
        <w:pStyle w:val="2"/>
        <w:rPr>
          <w:color w:val="auto"/>
          <w:highlight w:val="none"/>
        </w:rPr>
      </w:pPr>
      <w:bookmarkStart w:id="80" w:name="_Toc20399"/>
      <w:r>
        <w:rPr>
          <w:rFonts w:hint="eastAsia"/>
          <w:color w:val="auto"/>
          <w:highlight w:val="none"/>
        </w:rPr>
        <w:t>附录A  正则</w:t>
      </w:r>
      <w:r>
        <w:rPr>
          <w:rStyle w:val="49"/>
          <w:rFonts w:ascii="Georgia" w:hAnsi="Georgia"/>
          <w:bCs/>
          <w:color w:val="auto"/>
          <w:highlight w:val="none"/>
        </w:rPr>
        <w:t>表达式全集</w:t>
      </w:r>
      <w:bookmarkEnd w:id="80"/>
    </w:p>
    <w:p>
      <w:pPr>
        <w:pStyle w:val="25"/>
        <w:shd w:val="clear" w:color="auto" w:fill="FFFFFF"/>
        <w:spacing w:before="156" w:beforeAutospacing="0" w:after="156" w:afterAutospacing="0" w:line="330" w:lineRule="atLeast"/>
        <w:ind w:firstLine="420"/>
        <w:rPr>
          <w:rFonts w:cs="Times New Roman"/>
          <w:color w:val="auto"/>
          <w:kern w:val="2"/>
          <w:sz w:val="21"/>
          <w:szCs w:val="21"/>
          <w:highlight w:val="none"/>
        </w:rPr>
      </w:pPr>
      <w:r>
        <w:rPr>
          <w:rFonts w:hint="eastAsia" w:cs="Times New Roman"/>
          <w:color w:val="auto"/>
          <w:kern w:val="2"/>
          <w:sz w:val="21"/>
          <w:szCs w:val="21"/>
          <w:highlight w:val="none"/>
        </w:rPr>
        <w:t>正则表达式有多种不同的风格。表A-1是在</w:t>
      </w:r>
      <w:r>
        <w:rPr>
          <w:color w:val="auto"/>
          <w:highlight w:val="none"/>
        </w:rPr>
        <w:fldChar w:fldCharType="begin"/>
      </w:r>
      <w:r>
        <w:rPr>
          <w:color w:val="auto"/>
          <w:highlight w:val="none"/>
        </w:rPr>
        <w:instrText xml:space="preserve"> HYPERLINK "http://zh.wikipedia.org/w/index.php?title=PCRE&amp;action=edit&amp;redlink=1" \o "PCRE（页面不存在）" </w:instrText>
      </w:r>
      <w:r>
        <w:rPr>
          <w:color w:val="auto"/>
          <w:highlight w:val="none"/>
        </w:rPr>
        <w:fldChar w:fldCharType="separate"/>
      </w:r>
      <w:r>
        <w:rPr>
          <w:rFonts w:cs="Times New Roman"/>
          <w:color w:val="auto"/>
          <w:highlight w:val="none"/>
        </w:rPr>
        <w:t>PCRE</w:t>
      </w:r>
      <w:r>
        <w:rPr>
          <w:rFonts w:cs="Times New Roman"/>
          <w:color w:val="auto"/>
          <w:highlight w:val="none"/>
        </w:rPr>
        <w:fldChar w:fldCharType="end"/>
      </w:r>
      <w:r>
        <w:rPr>
          <w:rFonts w:hint="eastAsia" w:cs="Times New Roman"/>
          <w:color w:val="auto"/>
          <w:kern w:val="2"/>
          <w:sz w:val="21"/>
          <w:szCs w:val="21"/>
          <w:highlight w:val="none"/>
        </w:rPr>
        <w:t>中元字符及其在正则表达式上下文中的行为的一个完整列表，适用于Perl或者Python编程语言（grep或者egrep的正则表达式文法是PCRE的子集）：</w:t>
      </w:r>
    </w:p>
    <w:p>
      <w:pPr>
        <w:tabs>
          <w:tab w:val="left" w:pos="420"/>
        </w:tabs>
        <w:spacing w:before="156" w:after="156"/>
        <w:ind w:left="420"/>
        <w:jc w:val="center"/>
        <w:rPr>
          <w:color w:val="auto"/>
          <w:highlight w:val="none"/>
        </w:rPr>
      </w:pPr>
      <w:r>
        <w:rPr>
          <w:rFonts w:hint="eastAsia" w:ascii="黑体" w:hAnsi="黑体" w:eastAsia="黑体" w:cs="黑体"/>
          <w:color w:val="auto"/>
          <w:sz w:val="18"/>
          <w:szCs w:val="18"/>
          <w:highlight w:val="none"/>
        </w:rPr>
        <w:t>表A-1 正则表达式全集</w:t>
      </w:r>
      <w:r>
        <w:rPr>
          <w:color w:val="auto"/>
          <w:highlight w:val="none"/>
        </w:rPr>
        <w:t xml:space="preserve"> </w:t>
      </w:r>
    </w:p>
    <w:tbl>
      <w:tblPr>
        <w:tblStyle w:val="35"/>
        <w:tblW w:w="8402" w:type="dxa"/>
        <w:tblInd w:w="0" w:type="dxa"/>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9F9F9"/>
        <w:tblLayout w:type="fixed"/>
        <w:tblCellMar>
          <w:top w:w="15" w:type="dxa"/>
          <w:left w:w="15" w:type="dxa"/>
          <w:bottom w:w="15" w:type="dxa"/>
          <w:right w:w="15" w:type="dxa"/>
        </w:tblCellMar>
      </w:tblPr>
      <w:tblGrid>
        <w:gridCol w:w="1366"/>
        <w:gridCol w:w="7036"/>
      </w:tblGrid>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9F9F9"/>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0"/>
              <w:jc w:val="center"/>
              <w:rPr>
                <w:rFonts w:ascii="宋体" w:hAnsi="宋体" w:cs="宋体"/>
                <w:color w:val="auto"/>
                <w:sz w:val="18"/>
                <w:szCs w:val="18"/>
                <w:highlight w:val="none"/>
              </w:rPr>
            </w:pPr>
            <w:r>
              <w:rPr>
                <w:rFonts w:hint="eastAsia" w:ascii="宋体" w:hAnsi="宋体" w:cs="宋体"/>
                <w:color w:val="auto"/>
                <w:sz w:val="18"/>
                <w:szCs w:val="18"/>
                <w:highlight w:val="none"/>
              </w:rPr>
              <w:t>字符</w:t>
            </w:r>
          </w:p>
        </w:tc>
        <w:tc>
          <w:tcPr>
            <w:tcW w:w="703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0"/>
              <w:jc w:val="center"/>
              <w:rPr>
                <w:rFonts w:ascii="宋体" w:hAnsi="宋体" w:cs="宋体"/>
                <w:color w:val="auto"/>
                <w:sz w:val="18"/>
                <w:szCs w:val="18"/>
                <w:highlight w:val="none"/>
              </w:rPr>
            </w:pPr>
            <w:r>
              <w:rPr>
                <w:rFonts w:hint="eastAsia" w:ascii="宋体" w:hAnsi="宋体" w:cs="宋体"/>
                <w:color w:val="auto"/>
                <w:sz w:val="18"/>
                <w:szCs w:val="18"/>
                <w:highlight w:val="none"/>
              </w:rPr>
              <w:t>描述</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0"/>
              <w:jc w:val="center"/>
              <w:rPr>
                <w:rFonts w:ascii="宋体" w:hAnsi="宋体" w:cs="宋体"/>
                <w:color w:val="auto"/>
                <w:sz w:val="18"/>
                <w:szCs w:val="18"/>
                <w:highlight w:val="none"/>
              </w:rPr>
            </w:pPr>
            <w:r>
              <w:rPr>
                <w:rFonts w:ascii="宋体" w:hAnsi="宋体" w:cs="宋体"/>
                <w:color w:val="auto"/>
                <w:sz w:val="18"/>
                <w:szCs w:val="18"/>
                <w:highlight w:val="none"/>
              </w:rPr>
              <w:t>\</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宋体"/>
                <w:color w:val="auto"/>
                <w:sz w:val="18"/>
                <w:szCs w:val="18"/>
                <w:highlight w:val="none"/>
              </w:rPr>
            </w:pPr>
            <w:r>
              <w:rPr>
                <w:rFonts w:hint="eastAsia" w:ascii="宋体" w:hAnsi="宋体" w:cs="宋体"/>
                <w:color w:val="auto"/>
                <w:sz w:val="18"/>
                <w:szCs w:val="18"/>
                <w:highlight w:val="none"/>
              </w:rPr>
              <w:t>将下一个字符标记为一个特殊字符、或一个原义字符、或一个向后引用、或一个八进制转义符。例如，“n”匹配字符“n”。“\n”匹配一个换行符。串行“\\”匹配“\”而“\(”则匹配“(”</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0"/>
              <w:jc w:val="center"/>
              <w:rPr>
                <w:rFonts w:ascii="宋体" w:hAnsi="宋体" w:cs="宋体"/>
                <w:color w:val="auto"/>
                <w:sz w:val="18"/>
                <w:szCs w:val="18"/>
                <w:highlight w:val="none"/>
              </w:rPr>
            </w:pPr>
            <w:r>
              <w:rPr>
                <w:rFonts w:ascii="宋体" w:hAnsi="宋体" w:cs="宋体"/>
                <w:color w:val="auto"/>
                <w:sz w:val="18"/>
                <w:szCs w:val="18"/>
                <w:highlight w:val="none"/>
              </w:rPr>
              <w:t>^</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宋体"/>
                <w:color w:val="auto"/>
                <w:sz w:val="18"/>
                <w:szCs w:val="18"/>
                <w:highlight w:val="none"/>
              </w:rPr>
            </w:pPr>
            <w:r>
              <w:rPr>
                <w:rFonts w:hint="eastAsia" w:ascii="宋体" w:hAnsi="宋体" w:cs="宋体"/>
                <w:color w:val="auto"/>
                <w:sz w:val="18"/>
                <w:szCs w:val="18"/>
                <w:highlight w:val="none"/>
              </w:rPr>
              <w:t>匹配输入字符串的开始位置</w:t>
            </w:r>
            <w:del w:id="8" w:author="计算机" w:date="2016-08-19T18:01:00Z">
              <w:r>
                <w:rPr>
                  <w:rFonts w:hint="eastAsia" w:ascii="宋体" w:hAnsi="宋体" w:cs="宋体"/>
                  <w:color w:val="auto"/>
                  <w:sz w:val="18"/>
                  <w:szCs w:val="18"/>
                  <w:highlight w:val="none"/>
                </w:rPr>
                <w:delText>。</w:delText>
              </w:r>
            </w:del>
            <w:ins w:id="9" w:author="计算机" w:date="2016-08-19T18:01:00Z">
              <w:r>
                <w:rPr>
                  <w:rFonts w:hint="eastAsia" w:ascii="宋体" w:hAnsi="宋体" w:cs="宋体"/>
                  <w:color w:val="auto"/>
                  <w:sz w:val="18"/>
                  <w:szCs w:val="18"/>
                  <w:highlight w:val="none"/>
                </w:rPr>
                <w:t>。</w:t>
              </w:r>
            </w:ins>
            <w:r>
              <w:rPr>
                <w:rFonts w:hint="eastAsia" w:ascii="宋体" w:hAnsi="宋体" w:cs="宋体"/>
                <w:color w:val="auto"/>
                <w:sz w:val="18"/>
                <w:szCs w:val="18"/>
                <w:highlight w:val="none"/>
              </w:rPr>
              <w:t>如果设置了RegExp对象的Multiline属性，^也匹配“\n”或“\r”之后的位置</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0"/>
              <w:jc w:val="center"/>
              <w:rPr>
                <w:rFonts w:ascii="宋体" w:hAnsi="宋体" w:cs="宋体"/>
                <w:color w:val="auto"/>
                <w:sz w:val="18"/>
                <w:szCs w:val="18"/>
                <w:highlight w:val="none"/>
              </w:rPr>
            </w:pPr>
            <w:r>
              <w:rPr>
                <w:rFonts w:ascii="宋体" w:hAnsi="宋体" w:cs="宋体"/>
                <w:color w:val="auto"/>
                <w:sz w:val="18"/>
                <w:szCs w:val="18"/>
                <w:highlight w:val="none"/>
              </w:rPr>
              <w:t>$</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宋体"/>
                <w:color w:val="auto"/>
                <w:sz w:val="18"/>
                <w:szCs w:val="18"/>
                <w:highlight w:val="none"/>
              </w:rPr>
            </w:pPr>
            <w:r>
              <w:rPr>
                <w:rFonts w:hint="eastAsia" w:ascii="宋体" w:hAnsi="宋体" w:cs="宋体"/>
                <w:color w:val="auto"/>
                <w:sz w:val="18"/>
                <w:szCs w:val="18"/>
                <w:highlight w:val="none"/>
              </w:rPr>
              <w:t>匹配输入字符串的结束位置</w:t>
            </w:r>
            <w:ins w:id="10" w:author="计算机" w:date="2016-08-19T18:01:00Z">
              <w:r>
                <w:rPr>
                  <w:rFonts w:hint="eastAsia" w:ascii="宋体" w:hAnsi="宋体" w:cs="宋体"/>
                  <w:color w:val="auto"/>
                  <w:sz w:val="18"/>
                  <w:szCs w:val="18"/>
                  <w:highlight w:val="none"/>
                </w:rPr>
                <w:t>。</w:t>
              </w:r>
            </w:ins>
            <w:del w:id="11" w:author="计算机" w:date="2016-08-19T18:01:00Z">
              <w:r>
                <w:rPr>
                  <w:rFonts w:hint="eastAsia" w:ascii="宋体" w:hAnsi="宋体" w:cs="宋体"/>
                  <w:color w:val="auto"/>
                  <w:sz w:val="18"/>
                  <w:szCs w:val="18"/>
                  <w:highlight w:val="none"/>
                </w:rPr>
                <w:delText>。</w:delText>
              </w:r>
            </w:del>
            <w:r>
              <w:rPr>
                <w:rFonts w:hint="eastAsia" w:ascii="宋体" w:hAnsi="宋体" w:cs="宋体"/>
                <w:color w:val="auto"/>
                <w:sz w:val="18"/>
                <w:szCs w:val="18"/>
                <w:highlight w:val="none"/>
              </w:rPr>
              <w:t>如果设置了RegExp对象的Multiline属性，$也匹配“\n”或“\r”之前的位置</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0"/>
              <w:jc w:val="center"/>
              <w:rPr>
                <w:rFonts w:ascii="宋体" w:hAnsi="宋体" w:cs="宋体"/>
                <w:color w:val="auto"/>
                <w:sz w:val="18"/>
                <w:szCs w:val="18"/>
                <w:highlight w:val="none"/>
              </w:rPr>
            </w:pPr>
            <w:r>
              <w:rPr>
                <w:rFonts w:ascii="宋体" w:hAnsi="宋体" w:cs="宋体"/>
                <w:color w:val="auto"/>
                <w:sz w:val="18"/>
                <w:szCs w:val="18"/>
                <w:highlight w:val="none"/>
              </w:rPr>
              <w:t>*</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宋体"/>
                <w:color w:val="auto"/>
                <w:sz w:val="18"/>
                <w:szCs w:val="18"/>
                <w:highlight w:val="none"/>
              </w:rPr>
            </w:pPr>
            <w:r>
              <w:rPr>
                <w:rFonts w:hint="eastAsia" w:ascii="宋体" w:hAnsi="宋体" w:cs="宋体"/>
                <w:color w:val="auto"/>
                <w:sz w:val="18"/>
                <w:szCs w:val="18"/>
                <w:highlight w:val="none"/>
              </w:rPr>
              <w:t>匹配前面的子表达式零次或多次。例如，zo*能匹配“z”、“zo”以及“zoo”。*等价于{0,}</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0"/>
              <w:jc w:val="center"/>
              <w:rPr>
                <w:rFonts w:ascii="宋体" w:hAnsi="宋体" w:cs="宋体"/>
                <w:color w:val="auto"/>
                <w:sz w:val="18"/>
                <w:szCs w:val="18"/>
                <w:highlight w:val="none"/>
              </w:rPr>
            </w:pPr>
            <w:r>
              <w:rPr>
                <w:rFonts w:ascii="宋体" w:hAnsi="宋体" w:cs="宋体"/>
                <w:color w:val="auto"/>
                <w:sz w:val="18"/>
                <w:szCs w:val="18"/>
                <w:highlight w:val="none"/>
              </w:rPr>
              <w:t>+</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宋体"/>
                <w:color w:val="auto"/>
                <w:sz w:val="18"/>
                <w:szCs w:val="18"/>
                <w:highlight w:val="none"/>
              </w:rPr>
            </w:pPr>
            <w:r>
              <w:rPr>
                <w:rFonts w:hint="eastAsia" w:ascii="宋体" w:hAnsi="宋体" w:cs="宋体"/>
                <w:color w:val="auto"/>
                <w:sz w:val="18"/>
                <w:szCs w:val="18"/>
                <w:highlight w:val="none"/>
              </w:rPr>
              <w:t>匹配前面的子表达式一次或多次。例如，“zo+”能匹配“zo”以及“zoo”，但不能匹配“z”。+等价于{1,}</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0"/>
              <w:jc w:val="center"/>
              <w:rPr>
                <w:rFonts w:ascii="宋体" w:hAnsi="宋体" w:cs="宋体"/>
                <w:color w:val="auto"/>
                <w:sz w:val="18"/>
                <w:szCs w:val="18"/>
                <w:highlight w:val="none"/>
              </w:rPr>
            </w:pPr>
            <w:r>
              <w:rPr>
                <w:rFonts w:ascii="宋体" w:hAnsi="宋体" w:cs="宋体"/>
                <w:color w:val="auto"/>
                <w:sz w:val="18"/>
                <w:szCs w:val="18"/>
                <w:highlight w:val="none"/>
              </w:rPr>
              <w:t>?</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宋体"/>
                <w:color w:val="auto"/>
                <w:sz w:val="18"/>
                <w:szCs w:val="18"/>
                <w:highlight w:val="none"/>
              </w:rPr>
            </w:pPr>
            <w:r>
              <w:rPr>
                <w:rFonts w:hint="eastAsia" w:ascii="宋体" w:hAnsi="宋体" w:cs="宋体"/>
                <w:color w:val="auto"/>
                <w:sz w:val="18"/>
                <w:szCs w:val="18"/>
                <w:highlight w:val="none"/>
              </w:rPr>
              <w:t>匹配前面的子表达式零次或一次。例如，“do(es)?”可以匹配“do”或“does”中的“do”。?等价于{0,1}</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0"/>
              <w:jc w:val="center"/>
              <w:rPr>
                <w:rFonts w:ascii="宋体" w:hAnsi="宋体" w:cs="宋体"/>
                <w:color w:val="auto"/>
                <w:sz w:val="18"/>
                <w:szCs w:val="18"/>
                <w:highlight w:val="none"/>
              </w:rPr>
            </w:pPr>
            <w:r>
              <w:rPr>
                <w:rFonts w:ascii="宋体" w:hAnsi="宋体" w:cs="宋体"/>
                <w:color w:val="auto"/>
                <w:sz w:val="18"/>
                <w:szCs w:val="18"/>
                <w:highlight w:val="none"/>
              </w:rPr>
              <w:t>{n}</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宋体"/>
                <w:color w:val="auto"/>
                <w:sz w:val="18"/>
                <w:szCs w:val="18"/>
                <w:highlight w:val="none"/>
              </w:rPr>
            </w:pPr>
            <w:r>
              <w:rPr>
                <w:rFonts w:hint="eastAsia" w:ascii="宋体" w:hAnsi="宋体" w:cs="宋体"/>
                <w:color w:val="auto"/>
                <w:sz w:val="18"/>
                <w:szCs w:val="18"/>
                <w:highlight w:val="none"/>
              </w:rPr>
              <w:t>n是一个非负整数。匹配确定的n次。例如，“o{2}”不能匹配“Bob”中的“o”，但是能匹配“food”中的两个o</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w:t>
            </w:r>
            <w:r>
              <w:rPr>
                <w:rFonts w:ascii="宋体" w:hAnsi="宋体"/>
                <w:b/>
                <w:bCs/>
                <w:i/>
                <w:iCs/>
                <w:color w:val="auto"/>
                <w:sz w:val="18"/>
                <w:szCs w:val="18"/>
                <w:highlight w:val="none"/>
              </w:rPr>
              <w:t>n</w:t>
            </w:r>
            <w:r>
              <w:rPr>
                <w:rFonts w:ascii="宋体" w:hAnsi="宋体" w:cs="Arial"/>
                <w:b/>
                <w:bCs/>
                <w:color w:val="auto"/>
                <w:sz w:val="18"/>
                <w:szCs w:val="18"/>
                <w:highlight w:val="none"/>
              </w:rPr>
              <w:t>,}</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ascii="宋体" w:hAnsi="宋体"/>
                <w:i/>
                <w:iCs/>
                <w:color w:val="auto"/>
                <w:sz w:val="18"/>
                <w:szCs w:val="18"/>
                <w:highlight w:val="none"/>
              </w:rPr>
              <w:t>n</w:t>
            </w:r>
            <w:r>
              <w:rPr>
                <w:rFonts w:hint="eastAsia" w:ascii="宋体" w:hAnsi="宋体" w:cs="Arial"/>
                <w:color w:val="auto"/>
                <w:sz w:val="18"/>
                <w:szCs w:val="18"/>
                <w:highlight w:val="none"/>
              </w:rPr>
              <w:t>是一个非负整数。至少匹配</w:t>
            </w:r>
            <w:r>
              <w:rPr>
                <w:rFonts w:ascii="宋体" w:hAnsi="宋体"/>
                <w:i/>
                <w:iCs/>
                <w:color w:val="auto"/>
                <w:sz w:val="18"/>
                <w:szCs w:val="18"/>
                <w:highlight w:val="none"/>
              </w:rPr>
              <w:t>n</w:t>
            </w:r>
            <w:r>
              <w:rPr>
                <w:rFonts w:hint="eastAsia" w:ascii="宋体" w:hAnsi="宋体" w:cs="Arial"/>
                <w:color w:val="auto"/>
                <w:sz w:val="18"/>
                <w:szCs w:val="18"/>
                <w:highlight w:val="none"/>
              </w:rPr>
              <w:t>次。例如，“</w:t>
            </w:r>
            <w:r>
              <w:rPr>
                <w:rStyle w:val="32"/>
                <w:rFonts w:cs="Courier New"/>
                <w:color w:val="auto"/>
                <w:sz w:val="18"/>
                <w:szCs w:val="18"/>
                <w:highlight w:val="none"/>
                <w:shd w:val="clear" w:color="auto" w:fill="F9F9F9"/>
              </w:rPr>
              <w:t>o{2,}</w:t>
            </w:r>
            <w:r>
              <w:rPr>
                <w:rFonts w:hint="eastAsia" w:ascii="宋体" w:hAnsi="宋体" w:cs="Arial"/>
                <w:color w:val="auto"/>
                <w:sz w:val="18"/>
                <w:szCs w:val="18"/>
                <w:highlight w:val="none"/>
              </w:rPr>
              <w:t>”不能匹配“</w:t>
            </w:r>
            <w:r>
              <w:rPr>
                <w:rStyle w:val="32"/>
                <w:rFonts w:cs="Courier New"/>
                <w:color w:val="auto"/>
                <w:sz w:val="18"/>
                <w:szCs w:val="18"/>
                <w:highlight w:val="none"/>
                <w:shd w:val="clear" w:color="auto" w:fill="F9F9F9"/>
              </w:rPr>
              <w:t>Bob</w:t>
            </w:r>
            <w:r>
              <w:rPr>
                <w:rFonts w:hint="eastAsia" w:ascii="宋体" w:hAnsi="宋体" w:cs="Arial"/>
                <w:color w:val="auto"/>
                <w:sz w:val="18"/>
                <w:szCs w:val="18"/>
                <w:highlight w:val="none"/>
              </w:rPr>
              <w:t>”中的“</w:t>
            </w:r>
            <w:r>
              <w:rPr>
                <w:rStyle w:val="32"/>
                <w:rFonts w:cs="Courier New"/>
                <w:color w:val="auto"/>
                <w:sz w:val="18"/>
                <w:szCs w:val="18"/>
                <w:highlight w:val="none"/>
                <w:shd w:val="clear" w:color="auto" w:fill="F9F9F9"/>
              </w:rPr>
              <w:t>o</w:t>
            </w:r>
            <w:r>
              <w:rPr>
                <w:rFonts w:hint="eastAsia" w:ascii="宋体" w:hAnsi="宋体" w:cs="Arial"/>
                <w:color w:val="auto"/>
                <w:sz w:val="18"/>
                <w:szCs w:val="18"/>
                <w:highlight w:val="none"/>
              </w:rPr>
              <w:t>”，但能匹配“</w:t>
            </w:r>
            <w:r>
              <w:rPr>
                <w:rStyle w:val="32"/>
                <w:rFonts w:cs="Courier New"/>
                <w:color w:val="auto"/>
                <w:sz w:val="18"/>
                <w:szCs w:val="18"/>
                <w:highlight w:val="none"/>
                <w:shd w:val="clear" w:color="auto" w:fill="F9F9F9"/>
              </w:rPr>
              <w:t>foooood</w:t>
            </w:r>
            <w:r>
              <w:rPr>
                <w:rFonts w:hint="eastAsia" w:ascii="宋体" w:hAnsi="宋体" w:cs="Arial"/>
                <w:color w:val="auto"/>
                <w:sz w:val="18"/>
                <w:szCs w:val="18"/>
                <w:highlight w:val="none"/>
              </w:rPr>
              <w:t>”中的所有o。“</w:t>
            </w:r>
            <w:r>
              <w:rPr>
                <w:rStyle w:val="32"/>
                <w:rFonts w:cs="Courier New"/>
                <w:color w:val="auto"/>
                <w:sz w:val="18"/>
                <w:szCs w:val="18"/>
                <w:highlight w:val="none"/>
                <w:shd w:val="clear" w:color="auto" w:fill="F9F9F9"/>
              </w:rPr>
              <w:t>o{1,}</w:t>
            </w:r>
            <w:r>
              <w:rPr>
                <w:rFonts w:hint="eastAsia" w:ascii="宋体" w:hAnsi="宋体" w:cs="Arial"/>
                <w:color w:val="auto"/>
                <w:sz w:val="18"/>
                <w:szCs w:val="18"/>
                <w:highlight w:val="none"/>
              </w:rPr>
              <w:t>”等价于“</w:t>
            </w:r>
            <w:r>
              <w:rPr>
                <w:rStyle w:val="32"/>
                <w:rFonts w:cs="Courier New"/>
                <w:color w:val="auto"/>
                <w:sz w:val="18"/>
                <w:szCs w:val="18"/>
                <w:highlight w:val="none"/>
                <w:shd w:val="clear" w:color="auto" w:fill="F9F9F9"/>
              </w:rPr>
              <w:t>o+</w:t>
            </w:r>
            <w:r>
              <w:rPr>
                <w:rFonts w:hint="eastAsia" w:ascii="宋体" w:hAnsi="宋体" w:cs="Arial"/>
                <w:color w:val="auto"/>
                <w:sz w:val="18"/>
                <w:szCs w:val="18"/>
                <w:highlight w:val="none"/>
              </w:rPr>
              <w:t>”。“</w:t>
            </w:r>
            <w:r>
              <w:rPr>
                <w:rStyle w:val="32"/>
                <w:rFonts w:cs="Courier New"/>
                <w:color w:val="auto"/>
                <w:sz w:val="18"/>
                <w:szCs w:val="18"/>
                <w:highlight w:val="none"/>
                <w:shd w:val="clear" w:color="auto" w:fill="F9F9F9"/>
              </w:rPr>
              <w:t>o{0,}</w:t>
            </w:r>
            <w:r>
              <w:rPr>
                <w:rFonts w:hint="eastAsia" w:ascii="宋体" w:hAnsi="宋体" w:cs="Arial"/>
                <w:color w:val="auto"/>
                <w:sz w:val="18"/>
                <w:szCs w:val="18"/>
                <w:highlight w:val="none"/>
              </w:rPr>
              <w:t>”则等价于“</w:t>
            </w:r>
            <w:r>
              <w:rPr>
                <w:rStyle w:val="32"/>
                <w:rFonts w:cs="Courier New"/>
                <w:color w:val="auto"/>
                <w:sz w:val="18"/>
                <w:szCs w:val="18"/>
                <w:highlight w:val="none"/>
                <w:shd w:val="clear" w:color="auto" w:fill="F9F9F9"/>
              </w:rPr>
              <w:t>o*</w:t>
            </w:r>
            <w:r>
              <w:rPr>
                <w:rFonts w:hint="eastAsia" w:ascii="宋体" w:hAnsi="宋体" w:cs="Arial"/>
                <w:color w:val="auto"/>
                <w:sz w:val="18"/>
                <w:szCs w:val="18"/>
                <w:highlight w:val="none"/>
              </w:rPr>
              <w:t>”</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w:t>
            </w:r>
            <w:r>
              <w:rPr>
                <w:rFonts w:ascii="宋体" w:hAnsi="宋体"/>
                <w:b/>
                <w:bCs/>
                <w:i/>
                <w:iCs/>
                <w:color w:val="auto"/>
                <w:sz w:val="18"/>
                <w:szCs w:val="18"/>
                <w:highlight w:val="none"/>
              </w:rPr>
              <w:t>n</w:t>
            </w:r>
            <w:r>
              <w:rPr>
                <w:rFonts w:ascii="宋体" w:hAnsi="宋体" w:cs="Arial"/>
                <w:b/>
                <w:bCs/>
                <w:color w:val="auto"/>
                <w:sz w:val="18"/>
                <w:szCs w:val="18"/>
                <w:highlight w:val="none"/>
              </w:rPr>
              <w:t>,</w:t>
            </w:r>
            <w:r>
              <w:rPr>
                <w:rFonts w:ascii="宋体" w:hAnsi="宋体"/>
                <w:b/>
                <w:bCs/>
                <w:i/>
                <w:iCs/>
                <w:color w:val="auto"/>
                <w:sz w:val="18"/>
                <w:szCs w:val="18"/>
                <w:highlight w:val="none"/>
              </w:rPr>
              <w:t>m</w:t>
            </w:r>
            <w:r>
              <w:rPr>
                <w:rFonts w:ascii="宋体" w:hAnsi="宋体" w:cs="Arial"/>
                <w:b/>
                <w:bCs/>
                <w:color w:val="auto"/>
                <w:sz w:val="18"/>
                <w:szCs w:val="18"/>
                <w:highlight w:val="none"/>
              </w:rPr>
              <w:t>}</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ascii="宋体" w:hAnsi="宋体"/>
                <w:i/>
                <w:iCs/>
                <w:color w:val="auto"/>
                <w:sz w:val="18"/>
                <w:szCs w:val="18"/>
                <w:highlight w:val="none"/>
              </w:rPr>
              <w:t>m</w:t>
            </w:r>
            <w:r>
              <w:rPr>
                <w:rFonts w:hint="eastAsia" w:ascii="宋体" w:hAnsi="宋体" w:cs="Arial"/>
                <w:color w:val="auto"/>
                <w:sz w:val="18"/>
                <w:szCs w:val="18"/>
                <w:highlight w:val="none"/>
              </w:rPr>
              <w:t>和</w:t>
            </w:r>
            <w:r>
              <w:rPr>
                <w:rFonts w:ascii="宋体" w:hAnsi="宋体"/>
                <w:i/>
                <w:iCs/>
                <w:color w:val="auto"/>
                <w:sz w:val="18"/>
                <w:szCs w:val="18"/>
                <w:highlight w:val="none"/>
              </w:rPr>
              <w:t>n</w:t>
            </w:r>
            <w:r>
              <w:rPr>
                <w:rFonts w:hint="eastAsia" w:ascii="宋体" w:hAnsi="宋体" w:cs="Arial"/>
                <w:color w:val="auto"/>
                <w:sz w:val="18"/>
                <w:szCs w:val="18"/>
                <w:highlight w:val="none"/>
              </w:rPr>
              <w:t>均为非负整数，其中</w:t>
            </w:r>
            <w:r>
              <w:rPr>
                <w:rFonts w:ascii="宋体" w:hAnsi="宋体"/>
                <w:i/>
                <w:iCs/>
                <w:color w:val="auto"/>
                <w:sz w:val="18"/>
                <w:szCs w:val="18"/>
                <w:highlight w:val="none"/>
              </w:rPr>
              <w:t>n</w:t>
            </w:r>
            <w:r>
              <w:rPr>
                <w:rFonts w:ascii="宋体" w:hAnsi="宋体" w:cs="Arial"/>
                <w:color w:val="auto"/>
                <w:sz w:val="18"/>
                <w:szCs w:val="18"/>
                <w:highlight w:val="none"/>
              </w:rPr>
              <w:t>&lt;=</w:t>
            </w:r>
            <w:r>
              <w:rPr>
                <w:rFonts w:ascii="宋体" w:hAnsi="宋体"/>
                <w:i/>
                <w:iCs/>
                <w:color w:val="auto"/>
                <w:sz w:val="18"/>
                <w:szCs w:val="18"/>
                <w:highlight w:val="none"/>
              </w:rPr>
              <w:t>m</w:t>
            </w:r>
            <w:r>
              <w:rPr>
                <w:rFonts w:hint="eastAsia" w:ascii="宋体" w:hAnsi="宋体" w:cs="Arial"/>
                <w:color w:val="auto"/>
                <w:sz w:val="18"/>
                <w:szCs w:val="18"/>
                <w:highlight w:val="none"/>
              </w:rPr>
              <w:t>。最少匹配</w:t>
            </w:r>
            <w:r>
              <w:rPr>
                <w:rFonts w:ascii="宋体" w:hAnsi="宋体"/>
                <w:i/>
                <w:iCs/>
                <w:color w:val="auto"/>
                <w:sz w:val="18"/>
                <w:szCs w:val="18"/>
                <w:highlight w:val="none"/>
              </w:rPr>
              <w:t>n</w:t>
            </w:r>
            <w:r>
              <w:rPr>
                <w:rFonts w:hint="eastAsia" w:ascii="宋体" w:hAnsi="宋体" w:cs="Arial"/>
                <w:color w:val="auto"/>
                <w:sz w:val="18"/>
                <w:szCs w:val="18"/>
                <w:highlight w:val="none"/>
              </w:rPr>
              <w:t>次且最多匹配</w:t>
            </w:r>
            <w:r>
              <w:rPr>
                <w:rFonts w:ascii="宋体" w:hAnsi="宋体"/>
                <w:i/>
                <w:iCs/>
                <w:color w:val="auto"/>
                <w:sz w:val="18"/>
                <w:szCs w:val="18"/>
                <w:highlight w:val="none"/>
              </w:rPr>
              <w:t>m</w:t>
            </w:r>
            <w:r>
              <w:rPr>
                <w:rFonts w:hint="eastAsia" w:ascii="宋体" w:hAnsi="宋体" w:cs="Arial"/>
                <w:color w:val="auto"/>
                <w:sz w:val="18"/>
                <w:szCs w:val="18"/>
                <w:highlight w:val="none"/>
              </w:rPr>
              <w:t>次。例如，“</w:t>
            </w:r>
            <w:r>
              <w:rPr>
                <w:rStyle w:val="32"/>
                <w:rFonts w:cs="Courier New"/>
                <w:color w:val="auto"/>
                <w:sz w:val="18"/>
                <w:szCs w:val="18"/>
                <w:highlight w:val="none"/>
                <w:shd w:val="clear" w:color="auto" w:fill="F9F9F9"/>
              </w:rPr>
              <w:t>o{1,3}</w:t>
            </w:r>
            <w:r>
              <w:rPr>
                <w:rFonts w:hint="eastAsia" w:ascii="宋体" w:hAnsi="宋体" w:cs="Arial"/>
                <w:color w:val="auto"/>
                <w:sz w:val="18"/>
                <w:szCs w:val="18"/>
                <w:highlight w:val="none"/>
              </w:rPr>
              <w:t>”将匹配“</w:t>
            </w:r>
            <w:r>
              <w:rPr>
                <w:rStyle w:val="32"/>
                <w:rFonts w:cs="Courier New"/>
                <w:color w:val="auto"/>
                <w:sz w:val="18"/>
                <w:szCs w:val="18"/>
                <w:highlight w:val="none"/>
                <w:shd w:val="clear" w:color="auto" w:fill="F9F9F9"/>
              </w:rPr>
              <w:t>fooooood</w:t>
            </w:r>
            <w:r>
              <w:rPr>
                <w:rFonts w:hint="eastAsia" w:ascii="宋体" w:hAnsi="宋体" w:cs="Arial"/>
                <w:color w:val="auto"/>
                <w:sz w:val="18"/>
                <w:szCs w:val="18"/>
                <w:highlight w:val="none"/>
              </w:rPr>
              <w:t>”中的前三个o。“</w:t>
            </w:r>
            <w:r>
              <w:rPr>
                <w:rStyle w:val="32"/>
                <w:rFonts w:cs="Courier New"/>
                <w:color w:val="auto"/>
                <w:sz w:val="18"/>
                <w:szCs w:val="18"/>
                <w:highlight w:val="none"/>
                <w:shd w:val="clear" w:color="auto" w:fill="F9F9F9"/>
              </w:rPr>
              <w:t>o{0,1}</w:t>
            </w:r>
            <w:r>
              <w:rPr>
                <w:rFonts w:hint="eastAsia" w:ascii="宋体" w:hAnsi="宋体" w:cs="Arial"/>
                <w:color w:val="auto"/>
                <w:sz w:val="18"/>
                <w:szCs w:val="18"/>
                <w:highlight w:val="none"/>
              </w:rPr>
              <w:t>”等价于“</w:t>
            </w:r>
            <w:r>
              <w:rPr>
                <w:rStyle w:val="32"/>
                <w:rFonts w:cs="Courier New"/>
                <w:color w:val="auto"/>
                <w:sz w:val="18"/>
                <w:szCs w:val="18"/>
                <w:highlight w:val="none"/>
                <w:shd w:val="clear" w:color="auto" w:fill="F9F9F9"/>
              </w:rPr>
              <w:t>o?</w:t>
            </w:r>
            <w:r>
              <w:rPr>
                <w:rFonts w:hint="eastAsia" w:ascii="宋体" w:hAnsi="宋体" w:cs="Arial"/>
                <w:color w:val="auto"/>
                <w:sz w:val="18"/>
                <w:szCs w:val="18"/>
                <w:highlight w:val="none"/>
              </w:rPr>
              <w:t>”。请注意在逗号和两个数之间不能有空格</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hint="eastAsia" w:ascii="宋体" w:hAnsi="宋体" w:cs="Arial"/>
                <w:color w:val="auto"/>
                <w:sz w:val="18"/>
                <w:szCs w:val="18"/>
                <w:highlight w:val="none"/>
              </w:rPr>
              <w:t>当该字符紧跟在任何一个其他限制符（*,+,?，{</w:t>
            </w:r>
            <w:r>
              <w:rPr>
                <w:rFonts w:ascii="宋体" w:hAnsi="宋体"/>
                <w:i/>
                <w:iCs/>
                <w:color w:val="auto"/>
                <w:sz w:val="18"/>
                <w:szCs w:val="18"/>
                <w:highlight w:val="none"/>
              </w:rPr>
              <w:t>n</w:t>
            </w:r>
            <w:r>
              <w:rPr>
                <w:rFonts w:hint="eastAsia" w:ascii="宋体" w:hAnsi="宋体" w:cs="Arial"/>
                <w:color w:val="auto"/>
                <w:sz w:val="18"/>
                <w:szCs w:val="18"/>
                <w:highlight w:val="none"/>
              </w:rPr>
              <w:t>}，{</w:t>
            </w:r>
            <w:r>
              <w:rPr>
                <w:rFonts w:ascii="宋体" w:hAnsi="宋体"/>
                <w:i/>
                <w:iCs/>
                <w:color w:val="auto"/>
                <w:sz w:val="18"/>
                <w:szCs w:val="18"/>
                <w:highlight w:val="none"/>
              </w:rPr>
              <w:t>n</w:t>
            </w:r>
            <w:r>
              <w:rPr>
                <w:rFonts w:hint="eastAsia" w:ascii="宋体" w:hAnsi="宋体" w:cs="Arial"/>
                <w:color w:val="auto"/>
                <w:sz w:val="18"/>
                <w:szCs w:val="18"/>
                <w:highlight w:val="none"/>
              </w:rPr>
              <w:t>,}，{</w:t>
            </w:r>
            <w:r>
              <w:rPr>
                <w:rFonts w:ascii="宋体" w:hAnsi="宋体"/>
                <w:i/>
                <w:iCs/>
                <w:color w:val="auto"/>
                <w:sz w:val="18"/>
                <w:szCs w:val="18"/>
                <w:highlight w:val="none"/>
              </w:rPr>
              <w:t>n</w:t>
            </w:r>
            <w:r>
              <w:rPr>
                <w:rFonts w:ascii="宋体" w:hAnsi="宋体" w:cs="Arial"/>
                <w:color w:val="auto"/>
                <w:sz w:val="18"/>
                <w:szCs w:val="18"/>
                <w:highlight w:val="none"/>
              </w:rPr>
              <w:t>,</w:t>
            </w:r>
            <w:r>
              <w:rPr>
                <w:rFonts w:ascii="宋体" w:hAnsi="宋体"/>
                <w:i/>
                <w:iCs/>
                <w:color w:val="auto"/>
                <w:sz w:val="18"/>
                <w:szCs w:val="18"/>
                <w:highlight w:val="none"/>
              </w:rPr>
              <w:t>m</w:t>
            </w:r>
            <w:r>
              <w:rPr>
                <w:rFonts w:hint="eastAsia" w:ascii="宋体" w:hAnsi="宋体" w:cs="Arial"/>
                <w:color w:val="auto"/>
                <w:sz w:val="18"/>
                <w:szCs w:val="18"/>
                <w:highlight w:val="none"/>
              </w:rPr>
              <w:t>}）后面时，匹配模式是非贪婪的。非贪婪模式尽可能少的匹配所搜索的字符串，而默认的贪婪模式则尽可能多的匹配所搜索的字符串。例如，对于字符串“</w:t>
            </w:r>
            <w:r>
              <w:rPr>
                <w:rStyle w:val="32"/>
                <w:rFonts w:cs="Courier New"/>
                <w:color w:val="auto"/>
                <w:sz w:val="18"/>
                <w:szCs w:val="18"/>
                <w:highlight w:val="none"/>
                <w:shd w:val="clear" w:color="auto" w:fill="F9F9F9"/>
              </w:rPr>
              <w:t>oooo</w:t>
            </w:r>
            <w:r>
              <w:rPr>
                <w:rFonts w:hint="eastAsia" w:ascii="宋体" w:hAnsi="宋体" w:cs="Arial"/>
                <w:color w:val="auto"/>
                <w:sz w:val="18"/>
                <w:szCs w:val="18"/>
                <w:highlight w:val="none"/>
              </w:rPr>
              <w:t>”，“</w:t>
            </w:r>
            <w:r>
              <w:rPr>
                <w:rStyle w:val="32"/>
                <w:rFonts w:cs="Courier New"/>
                <w:color w:val="auto"/>
                <w:sz w:val="18"/>
                <w:szCs w:val="18"/>
                <w:highlight w:val="none"/>
                <w:shd w:val="clear" w:color="auto" w:fill="F9F9F9"/>
              </w:rPr>
              <w:t>o+?</w:t>
            </w:r>
            <w:r>
              <w:rPr>
                <w:rFonts w:hint="eastAsia" w:ascii="宋体" w:hAnsi="宋体" w:cs="Arial"/>
                <w:color w:val="auto"/>
                <w:sz w:val="18"/>
                <w:szCs w:val="18"/>
                <w:highlight w:val="none"/>
              </w:rPr>
              <w:t>”将匹配单个“</w:t>
            </w:r>
            <w:r>
              <w:rPr>
                <w:rStyle w:val="32"/>
                <w:rFonts w:cs="Courier New"/>
                <w:color w:val="auto"/>
                <w:sz w:val="18"/>
                <w:szCs w:val="18"/>
                <w:highlight w:val="none"/>
                <w:shd w:val="clear" w:color="auto" w:fill="F9F9F9"/>
              </w:rPr>
              <w:t>o</w:t>
            </w:r>
            <w:r>
              <w:rPr>
                <w:rFonts w:hint="eastAsia" w:ascii="宋体" w:hAnsi="宋体" w:cs="Arial"/>
                <w:color w:val="auto"/>
                <w:sz w:val="18"/>
                <w:szCs w:val="18"/>
                <w:highlight w:val="none"/>
              </w:rPr>
              <w:t>”，而“</w:t>
            </w:r>
            <w:r>
              <w:rPr>
                <w:rStyle w:val="32"/>
                <w:rFonts w:cs="Courier New"/>
                <w:color w:val="auto"/>
                <w:sz w:val="18"/>
                <w:szCs w:val="18"/>
                <w:highlight w:val="none"/>
                <w:shd w:val="clear" w:color="auto" w:fill="F9F9F9"/>
              </w:rPr>
              <w:t>o+</w:t>
            </w:r>
            <w:r>
              <w:rPr>
                <w:rFonts w:hint="eastAsia" w:ascii="宋体" w:hAnsi="宋体" w:cs="Arial"/>
                <w:color w:val="auto"/>
                <w:sz w:val="18"/>
                <w:szCs w:val="18"/>
                <w:highlight w:val="none"/>
              </w:rPr>
              <w:t>”将匹配所有“</w:t>
            </w:r>
            <w:r>
              <w:rPr>
                <w:rStyle w:val="32"/>
                <w:rFonts w:cs="Courier New"/>
                <w:color w:val="auto"/>
                <w:sz w:val="18"/>
                <w:szCs w:val="18"/>
                <w:highlight w:val="none"/>
                <w:shd w:val="clear" w:color="auto" w:fill="F9F9F9"/>
              </w:rPr>
              <w:t>o</w:t>
            </w:r>
            <w:r>
              <w:rPr>
                <w:rFonts w:hint="eastAsia" w:ascii="宋体" w:hAnsi="宋体" w:cs="Arial"/>
                <w:color w:val="auto"/>
                <w:sz w:val="18"/>
                <w:szCs w:val="18"/>
                <w:highlight w:val="none"/>
              </w:rPr>
              <w:t>”</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hint="eastAsia" w:ascii="宋体" w:hAnsi="宋体" w:cs="Arial"/>
                <w:color w:val="auto"/>
                <w:sz w:val="18"/>
                <w:szCs w:val="18"/>
                <w:highlight w:val="none"/>
              </w:rPr>
              <w:t>匹配除“</w:t>
            </w:r>
            <w:r>
              <w:rPr>
                <w:rStyle w:val="32"/>
                <w:rFonts w:cs="Courier New"/>
                <w:color w:val="auto"/>
                <w:sz w:val="18"/>
                <w:szCs w:val="18"/>
                <w:highlight w:val="none"/>
                <w:shd w:val="clear" w:color="auto" w:fill="F9F9F9"/>
              </w:rPr>
              <w:t>\</w:t>
            </w:r>
            <w:r>
              <w:rPr>
                <w:rStyle w:val="32"/>
                <w:rFonts w:cs="Courier New"/>
                <w:i/>
                <w:iCs/>
                <w:color w:val="auto"/>
                <w:sz w:val="18"/>
                <w:szCs w:val="18"/>
                <w:highlight w:val="none"/>
                <w:shd w:val="clear" w:color="auto" w:fill="F9F9F9"/>
              </w:rPr>
              <w:t>n</w:t>
            </w:r>
            <w:r>
              <w:rPr>
                <w:rFonts w:hint="eastAsia" w:ascii="宋体" w:hAnsi="宋体" w:cs="Arial"/>
                <w:color w:val="auto"/>
                <w:sz w:val="18"/>
                <w:szCs w:val="18"/>
                <w:highlight w:val="none"/>
              </w:rPr>
              <w:t>”之外的任何单个字符。要匹配包括“</w:t>
            </w:r>
            <w:r>
              <w:rPr>
                <w:rStyle w:val="32"/>
                <w:rFonts w:cs="Courier New"/>
                <w:color w:val="auto"/>
                <w:sz w:val="18"/>
                <w:szCs w:val="18"/>
                <w:highlight w:val="none"/>
                <w:shd w:val="clear" w:color="auto" w:fill="F9F9F9"/>
              </w:rPr>
              <w:t>\</w:t>
            </w:r>
            <w:r>
              <w:rPr>
                <w:rStyle w:val="32"/>
                <w:rFonts w:cs="Courier New"/>
                <w:i/>
                <w:iCs/>
                <w:color w:val="auto"/>
                <w:sz w:val="18"/>
                <w:szCs w:val="18"/>
                <w:highlight w:val="none"/>
                <w:shd w:val="clear" w:color="auto" w:fill="F9F9F9"/>
              </w:rPr>
              <w:t>n</w:t>
            </w:r>
            <w:r>
              <w:rPr>
                <w:rFonts w:hint="eastAsia" w:ascii="宋体" w:hAnsi="宋体" w:cs="Arial"/>
                <w:color w:val="auto"/>
                <w:sz w:val="18"/>
                <w:szCs w:val="18"/>
                <w:highlight w:val="none"/>
              </w:rPr>
              <w:t>”在内的任何字符，请使用像“</w:t>
            </w:r>
            <w:r>
              <w:rPr>
                <w:rStyle w:val="32"/>
                <w:rFonts w:cs="Courier New"/>
                <w:color w:val="auto"/>
                <w:sz w:val="18"/>
                <w:szCs w:val="18"/>
                <w:highlight w:val="none"/>
                <w:shd w:val="clear" w:color="auto" w:fill="F9F9F9"/>
              </w:rPr>
              <w:t>(.|\n)</w:t>
            </w:r>
            <w:r>
              <w:rPr>
                <w:rFonts w:hint="eastAsia" w:ascii="宋体" w:hAnsi="宋体" w:cs="Arial"/>
                <w:color w:val="auto"/>
                <w:sz w:val="18"/>
                <w:szCs w:val="18"/>
                <w:highlight w:val="none"/>
              </w:rPr>
              <w:t>”的模式</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(pattern)</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hint="eastAsia" w:ascii="宋体" w:hAnsi="宋体" w:cs="Arial"/>
                <w:color w:val="auto"/>
                <w:sz w:val="18"/>
                <w:szCs w:val="18"/>
                <w:highlight w:val="none"/>
              </w:rPr>
              <w:t>匹配pattern并获取这一匹配的子字符串。该子字符串用于向后引用。所获取的匹配可以从产生的Matches集合得到，在VBScript中使用SubMatches集合，在JScript中则使用$0…$9属性。要匹配圆括号字符，请使用“</w:t>
            </w:r>
            <w:r>
              <w:rPr>
                <w:rStyle w:val="32"/>
                <w:rFonts w:cs="Courier New"/>
                <w:color w:val="auto"/>
                <w:sz w:val="18"/>
                <w:szCs w:val="18"/>
                <w:highlight w:val="none"/>
                <w:shd w:val="clear" w:color="auto" w:fill="F9F9F9"/>
              </w:rPr>
              <w:t>\(</w:t>
            </w:r>
            <w:r>
              <w:rPr>
                <w:rFonts w:hint="eastAsia" w:ascii="宋体" w:hAnsi="宋体" w:cs="Arial"/>
                <w:color w:val="auto"/>
                <w:sz w:val="18"/>
                <w:szCs w:val="18"/>
                <w:highlight w:val="none"/>
              </w:rPr>
              <w:t>”或“</w:t>
            </w:r>
            <w:r>
              <w:rPr>
                <w:rStyle w:val="32"/>
                <w:rFonts w:cs="Courier New"/>
                <w:color w:val="auto"/>
                <w:sz w:val="18"/>
                <w:szCs w:val="18"/>
                <w:highlight w:val="none"/>
                <w:shd w:val="clear" w:color="auto" w:fill="F9F9F9"/>
              </w:rPr>
              <w:t>\)</w:t>
            </w:r>
            <w:r>
              <w:rPr>
                <w:rFonts w:hint="eastAsia" w:ascii="宋体" w:hAnsi="宋体" w:cs="Arial"/>
                <w:color w:val="auto"/>
                <w:sz w:val="18"/>
                <w:szCs w:val="18"/>
                <w:highlight w:val="none"/>
              </w:rPr>
              <w:t>”</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(?:pattern)</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hint="eastAsia" w:ascii="宋体" w:hAnsi="宋体" w:cs="Arial"/>
                <w:color w:val="auto"/>
                <w:sz w:val="18"/>
                <w:szCs w:val="18"/>
                <w:highlight w:val="none"/>
              </w:rPr>
              <w:t>匹配pattern但不获取匹配的子字符串，也就是说这是一个非获取匹配，不存储匹配的子字符串用于向后引用。这在使用或字符“</w:t>
            </w:r>
            <w:r>
              <w:rPr>
                <w:rStyle w:val="32"/>
                <w:rFonts w:cs="Courier New"/>
                <w:color w:val="auto"/>
                <w:sz w:val="18"/>
                <w:szCs w:val="18"/>
                <w:highlight w:val="none"/>
                <w:shd w:val="clear" w:color="auto" w:fill="F9F9F9"/>
              </w:rPr>
              <w:t>(|)</w:t>
            </w:r>
            <w:r>
              <w:rPr>
                <w:rFonts w:hint="eastAsia" w:ascii="宋体" w:hAnsi="宋体" w:cs="Arial"/>
                <w:color w:val="auto"/>
                <w:sz w:val="18"/>
                <w:szCs w:val="18"/>
                <w:highlight w:val="none"/>
              </w:rPr>
              <w:t>”来组合一个模式的各个部分是很有用。例如“</w:t>
            </w:r>
            <w:r>
              <w:rPr>
                <w:rStyle w:val="32"/>
                <w:rFonts w:cs="Courier New"/>
                <w:color w:val="auto"/>
                <w:sz w:val="18"/>
                <w:szCs w:val="18"/>
                <w:highlight w:val="none"/>
                <w:shd w:val="clear" w:color="auto" w:fill="F9F9F9"/>
              </w:rPr>
              <w:t>industr(?:y|ies)</w:t>
            </w:r>
            <w:r>
              <w:rPr>
                <w:rFonts w:hint="eastAsia" w:ascii="宋体" w:hAnsi="宋体" w:cs="Arial"/>
                <w:color w:val="auto"/>
                <w:sz w:val="18"/>
                <w:szCs w:val="18"/>
                <w:highlight w:val="none"/>
              </w:rPr>
              <w:t>”就是一个比“</w:t>
            </w:r>
            <w:r>
              <w:rPr>
                <w:rStyle w:val="32"/>
                <w:rFonts w:cs="Courier New"/>
                <w:color w:val="auto"/>
                <w:sz w:val="18"/>
                <w:szCs w:val="18"/>
                <w:highlight w:val="none"/>
                <w:shd w:val="clear" w:color="auto" w:fill="F9F9F9"/>
              </w:rPr>
              <w:t>industry|industries</w:t>
            </w:r>
            <w:r>
              <w:rPr>
                <w:rFonts w:hint="eastAsia" w:ascii="宋体" w:hAnsi="宋体" w:cs="Arial"/>
                <w:color w:val="auto"/>
                <w:sz w:val="18"/>
                <w:szCs w:val="18"/>
                <w:highlight w:val="none"/>
              </w:rPr>
              <w:t>”更简略的表达式</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(?=pattern)</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hint="eastAsia" w:ascii="宋体" w:hAnsi="宋体" w:cs="Arial"/>
                <w:color w:val="auto"/>
                <w:sz w:val="18"/>
                <w:szCs w:val="18"/>
                <w:highlight w:val="none"/>
              </w:rPr>
              <w:t>正向肯定预查，在任何匹配pattern的字符串开始处匹配查找字符串。这是一个非获取匹配，也就是说，该匹配不需要获取供以后使用。例如，“</w:t>
            </w:r>
            <w:r>
              <w:rPr>
                <w:rStyle w:val="32"/>
                <w:rFonts w:cs="Courier New"/>
                <w:color w:val="auto"/>
                <w:sz w:val="18"/>
                <w:szCs w:val="18"/>
                <w:highlight w:val="none"/>
                <w:shd w:val="clear" w:color="auto" w:fill="F9F9F9"/>
              </w:rPr>
              <w:t>Windows(?=95|98|NT|2000)</w:t>
            </w:r>
            <w:r>
              <w:rPr>
                <w:rFonts w:hint="eastAsia" w:ascii="宋体" w:hAnsi="宋体" w:cs="Arial"/>
                <w:color w:val="auto"/>
                <w:sz w:val="18"/>
                <w:szCs w:val="18"/>
                <w:highlight w:val="none"/>
              </w:rPr>
              <w:t>”能匹配“</w:t>
            </w:r>
            <w:r>
              <w:rPr>
                <w:rStyle w:val="32"/>
                <w:rFonts w:cs="Courier New"/>
                <w:color w:val="auto"/>
                <w:sz w:val="18"/>
                <w:szCs w:val="18"/>
                <w:highlight w:val="none"/>
                <w:shd w:val="clear" w:color="auto" w:fill="F9F9F9"/>
              </w:rPr>
              <w:t>Windows2000</w:t>
            </w:r>
            <w:r>
              <w:rPr>
                <w:rFonts w:hint="eastAsia" w:ascii="宋体" w:hAnsi="宋体" w:cs="Arial"/>
                <w:color w:val="auto"/>
                <w:sz w:val="18"/>
                <w:szCs w:val="18"/>
                <w:highlight w:val="none"/>
              </w:rPr>
              <w:t>”中的“</w:t>
            </w:r>
            <w:r>
              <w:rPr>
                <w:rStyle w:val="32"/>
                <w:rFonts w:cs="Courier New"/>
                <w:color w:val="auto"/>
                <w:sz w:val="18"/>
                <w:szCs w:val="18"/>
                <w:highlight w:val="none"/>
                <w:shd w:val="clear" w:color="auto" w:fill="F9F9F9"/>
              </w:rPr>
              <w:t>Windows</w:t>
            </w:r>
            <w:r>
              <w:rPr>
                <w:rFonts w:hint="eastAsia" w:ascii="宋体" w:hAnsi="宋体" w:cs="Arial"/>
                <w:color w:val="auto"/>
                <w:sz w:val="18"/>
                <w:szCs w:val="18"/>
                <w:highlight w:val="none"/>
              </w:rPr>
              <w:t>”，但不能匹配“</w:t>
            </w:r>
            <w:r>
              <w:rPr>
                <w:rStyle w:val="32"/>
                <w:rFonts w:cs="Courier New"/>
                <w:color w:val="auto"/>
                <w:sz w:val="18"/>
                <w:szCs w:val="18"/>
                <w:highlight w:val="none"/>
                <w:shd w:val="clear" w:color="auto" w:fill="F9F9F9"/>
              </w:rPr>
              <w:t>Windows3.1</w:t>
            </w:r>
            <w:r>
              <w:rPr>
                <w:rFonts w:hint="eastAsia" w:ascii="宋体" w:hAnsi="宋体" w:cs="Arial"/>
                <w:color w:val="auto"/>
                <w:sz w:val="18"/>
                <w:szCs w:val="18"/>
                <w:highlight w:val="none"/>
              </w:rPr>
              <w:t>”中的“</w:t>
            </w:r>
            <w:r>
              <w:rPr>
                <w:rStyle w:val="32"/>
                <w:rFonts w:cs="Courier New"/>
                <w:color w:val="auto"/>
                <w:sz w:val="18"/>
                <w:szCs w:val="18"/>
                <w:highlight w:val="none"/>
                <w:shd w:val="clear" w:color="auto" w:fill="F9F9F9"/>
              </w:rPr>
              <w:t>Windows</w:t>
            </w:r>
            <w:r>
              <w:rPr>
                <w:rFonts w:hint="eastAsia" w:ascii="宋体" w:hAnsi="宋体" w:cs="Arial"/>
                <w:color w:val="auto"/>
                <w:sz w:val="18"/>
                <w:szCs w:val="18"/>
                <w:highlight w:val="none"/>
              </w:rPr>
              <w:t>”。预查不消耗字符，也就是说，在一个匹配发生后，在最后一次匹配之后立即开始下一次匹配的搜索，而不是从包含预查的字符之后开始</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(?!pattern)</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hint="eastAsia" w:ascii="宋体" w:hAnsi="宋体" w:cs="Arial"/>
                <w:color w:val="auto"/>
                <w:sz w:val="18"/>
                <w:szCs w:val="18"/>
                <w:highlight w:val="none"/>
              </w:rPr>
              <w:t>正向否定预查，在任何不匹配pattern的字符串开始处匹配查找字符串。这是一个非获取匹配，也就是说，该匹配不需要获取供以后使用。例如“</w:t>
            </w:r>
            <w:r>
              <w:rPr>
                <w:rStyle w:val="32"/>
                <w:rFonts w:cs="Courier New"/>
                <w:color w:val="auto"/>
                <w:sz w:val="18"/>
                <w:szCs w:val="18"/>
                <w:highlight w:val="none"/>
                <w:shd w:val="clear" w:color="auto" w:fill="F9F9F9"/>
              </w:rPr>
              <w:t>Windows(?!95|98|NT|2000)</w:t>
            </w:r>
            <w:r>
              <w:rPr>
                <w:rFonts w:hint="eastAsia" w:ascii="宋体" w:hAnsi="宋体" w:cs="Arial"/>
                <w:color w:val="auto"/>
                <w:sz w:val="18"/>
                <w:szCs w:val="18"/>
                <w:highlight w:val="none"/>
              </w:rPr>
              <w:t>”能匹配“</w:t>
            </w:r>
            <w:r>
              <w:rPr>
                <w:rStyle w:val="32"/>
                <w:rFonts w:cs="Courier New"/>
                <w:color w:val="auto"/>
                <w:sz w:val="18"/>
                <w:szCs w:val="18"/>
                <w:highlight w:val="none"/>
                <w:shd w:val="clear" w:color="auto" w:fill="F9F9F9"/>
              </w:rPr>
              <w:t>Windows3.1</w:t>
            </w:r>
            <w:r>
              <w:rPr>
                <w:rFonts w:hint="eastAsia" w:ascii="宋体" w:hAnsi="宋体" w:cs="Arial"/>
                <w:color w:val="auto"/>
                <w:sz w:val="18"/>
                <w:szCs w:val="18"/>
                <w:highlight w:val="none"/>
              </w:rPr>
              <w:t>”中的“</w:t>
            </w:r>
            <w:r>
              <w:rPr>
                <w:rStyle w:val="32"/>
                <w:rFonts w:cs="Courier New"/>
                <w:color w:val="auto"/>
                <w:sz w:val="18"/>
                <w:szCs w:val="18"/>
                <w:highlight w:val="none"/>
                <w:shd w:val="clear" w:color="auto" w:fill="F9F9F9"/>
              </w:rPr>
              <w:t>Windows</w:t>
            </w:r>
            <w:r>
              <w:rPr>
                <w:rFonts w:hint="eastAsia" w:ascii="宋体" w:hAnsi="宋体" w:cs="Arial"/>
                <w:color w:val="auto"/>
                <w:sz w:val="18"/>
                <w:szCs w:val="18"/>
                <w:highlight w:val="none"/>
              </w:rPr>
              <w:t>”，但不能匹配“</w:t>
            </w:r>
            <w:r>
              <w:rPr>
                <w:rStyle w:val="32"/>
                <w:rFonts w:cs="Courier New"/>
                <w:color w:val="auto"/>
                <w:sz w:val="18"/>
                <w:szCs w:val="18"/>
                <w:highlight w:val="none"/>
                <w:shd w:val="clear" w:color="auto" w:fill="F9F9F9"/>
              </w:rPr>
              <w:t>Windows2000</w:t>
            </w:r>
            <w:r>
              <w:rPr>
                <w:rFonts w:hint="eastAsia" w:ascii="宋体" w:hAnsi="宋体" w:cs="Arial"/>
                <w:color w:val="auto"/>
                <w:sz w:val="18"/>
                <w:szCs w:val="18"/>
                <w:highlight w:val="none"/>
              </w:rPr>
              <w:t>”中的“</w:t>
            </w:r>
            <w:r>
              <w:rPr>
                <w:rStyle w:val="32"/>
                <w:rFonts w:cs="Courier New"/>
                <w:color w:val="auto"/>
                <w:sz w:val="18"/>
                <w:szCs w:val="18"/>
                <w:highlight w:val="none"/>
                <w:shd w:val="clear" w:color="auto" w:fill="F9F9F9"/>
              </w:rPr>
              <w:t>Windows</w:t>
            </w:r>
            <w:r>
              <w:rPr>
                <w:rFonts w:hint="eastAsia" w:ascii="宋体" w:hAnsi="宋体" w:cs="Arial"/>
                <w:color w:val="auto"/>
                <w:sz w:val="18"/>
                <w:szCs w:val="18"/>
                <w:highlight w:val="none"/>
              </w:rPr>
              <w:t>”。预查不消耗字符，也就是说，在一个匹配发生后，在最后一次匹配之后立即开始下一次匹配的搜索，而不是从包含预查的字符之后开始</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(?&lt;=pattern)</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hint="eastAsia" w:ascii="宋体" w:hAnsi="宋体" w:cs="Arial"/>
                <w:color w:val="auto"/>
                <w:sz w:val="18"/>
                <w:szCs w:val="18"/>
                <w:highlight w:val="none"/>
              </w:rPr>
              <w:t>反向肯定预查，与正向肯定预查类似，只是方向相反。例如，“</w:t>
            </w:r>
            <w:r>
              <w:rPr>
                <w:rStyle w:val="32"/>
                <w:rFonts w:cs="Courier New"/>
                <w:color w:val="auto"/>
                <w:sz w:val="18"/>
                <w:szCs w:val="18"/>
                <w:highlight w:val="none"/>
                <w:shd w:val="clear" w:color="auto" w:fill="F9F9F9"/>
              </w:rPr>
              <w:t>(?&lt;=95|98|NT|2000)Windows</w:t>
            </w:r>
            <w:r>
              <w:rPr>
                <w:rFonts w:hint="eastAsia" w:ascii="宋体" w:hAnsi="宋体" w:cs="Arial"/>
                <w:color w:val="auto"/>
                <w:sz w:val="18"/>
                <w:szCs w:val="18"/>
                <w:highlight w:val="none"/>
              </w:rPr>
              <w:t>”能匹配“</w:t>
            </w:r>
            <w:r>
              <w:rPr>
                <w:rStyle w:val="32"/>
                <w:rFonts w:cs="Courier New"/>
                <w:color w:val="auto"/>
                <w:sz w:val="18"/>
                <w:szCs w:val="18"/>
                <w:highlight w:val="none"/>
                <w:shd w:val="clear" w:color="auto" w:fill="F9F9F9"/>
              </w:rPr>
              <w:t>2000Windows</w:t>
            </w:r>
            <w:r>
              <w:rPr>
                <w:rFonts w:hint="eastAsia" w:ascii="宋体" w:hAnsi="宋体" w:cs="Arial"/>
                <w:color w:val="auto"/>
                <w:sz w:val="18"/>
                <w:szCs w:val="18"/>
                <w:highlight w:val="none"/>
              </w:rPr>
              <w:t>”中的“</w:t>
            </w:r>
            <w:r>
              <w:rPr>
                <w:rStyle w:val="32"/>
                <w:rFonts w:cs="Courier New"/>
                <w:color w:val="auto"/>
                <w:sz w:val="18"/>
                <w:szCs w:val="18"/>
                <w:highlight w:val="none"/>
                <w:shd w:val="clear" w:color="auto" w:fill="F9F9F9"/>
              </w:rPr>
              <w:t>Windows</w:t>
            </w:r>
            <w:r>
              <w:rPr>
                <w:rFonts w:hint="eastAsia" w:ascii="宋体" w:hAnsi="宋体" w:cs="Arial"/>
                <w:color w:val="auto"/>
                <w:sz w:val="18"/>
                <w:szCs w:val="18"/>
                <w:highlight w:val="none"/>
              </w:rPr>
              <w:t>”，但不能匹配“</w:t>
            </w:r>
            <w:r>
              <w:rPr>
                <w:rStyle w:val="32"/>
                <w:rFonts w:cs="Courier New"/>
                <w:color w:val="auto"/>
                <w:sz w:val="18"/>
                <w:szCs w:val="18"/>
                <w:highlight w:val="none"/>
                <w:shd w:val="clear" w:color="auto" w:fill="F9F9F9"/>
              </w:rPr>
              <w:t>3.1Windows</w:t>
            </w:r>
            <w:r>
              <w:rPr>
                <w:rFonts w:hint="eastAsia" w:ascii="宋体" w:hAnsi="宋体" w:cs="Arial"/>
                <w:color w:val="auto"/>
                <w:sz w:val="18"/>
                <w:szCs w:val="18"/>
                <w:highlight w:val="none"/>
              </w:rPr>
              <w:t>”中的“</w:t>
            </w:r>
            <w:r>
              <w:rPr>
                <w:rStyle w:val="32"/>
                <w:rFonts w:cs="Courier New"/>
                <w:color w:val="auto"/>
                <w:sz w:val="18"/>
                <w:szCs w:val="18"/>
                <w:highlight w:val="none"/>
                <w:shd w:val="clear" w:color="auto" w:fill="F9F9F9"/>
              </w:rPr>
              <w:t>Windows</w:t>
            </w:r>
            <w:r>
              <w:rPr>
                <w:rFonts w:hint="eastAsia" w:ascii="宋体" w:hAnsi="宋体" w:cs="Arial"/>
                <w:color w:val="auto"/>
                <w:sz w:val="18"/>
                <w:szCs w:val="18"/>
                <w:highlight w:val="none"/>
              </w:rPr>
              <w:t>”</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(?&lt;!pattern)</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hint="eastAsia" w:ascii="宋体" w:hAnsi="宋体" w:cs="Arial"/>
                <w:color w:val="auto"/>
                <w:sz w:val="18"/>
                <w:szCs w:val="18"/>
                <w:highlight w:val="none"/>
              </w:rPr>
              <w:t>反向否定预查，与正向否定预查类似，只是方向相反。例如“</w:t>
            </w:r>
            <w:r>
              <w:rPr>
                <w:rStyle w:val="32"/>
                <w:rFonts w:cs="Courier New"/>
                <w:color w:val="auto"/>
                <w:sz w:val="18"/>
                <w:szCs w:val="18"/>
                <w:highlight w:val="none"/>
                <w:shd w:val="clear" w:color="auto" w:fill="F9F9F9"/>
              </w:rPr>
              <w:t>(?&lt;!95|98|NT|2000)Windows</w:t>
            </w:r>
            <w:r>
              <w:rPr>
                <w:rFonts w:hint="eastAsia" w:ascii="宋体" w:hAnsi="宋体" w:cs="Arial"/>
                <w:color w:val="auto"/>
                <w:sz w:val="18"/>
                <w:szCs w:val="18"/>
                <w:highlight w:val="none"/>
              </w:rPr>
              <w:t>”能匹配“</w:t>
            </w:r>
            <w:r>
              <w:rPr>
                <w:rStyle w:val="32"/>
                <w:rFonts w:cs="Courier New"/>
                <w:color w:val="auto"/>
                <w:sz w:val="18"/>
                <w:szCs w:val="18"/>
                <w:highlight w:val="none"/>
                <w:shd w:val="clear" w:color="auto" w:fill="F9F9F9"/>
              </w:rPr>
              <w:t>3.1Windows</w:t>
            </w:r>
            <w:r>
              <w:rPr>
                <w:rFonts w:hint="eastAsia" w:ascii="宋体" w:hAnsi="宋体" w:cs="Arial"/>
                <w:color w:val="auto"/>
                <w:sz w:val="18"/>
                <w:szCs w:val="18"/>
                <w:highlight w:val="none"/>
              </w:rPr>
              <w:t>”中的“</w:t>
            </w:r>
            <w:r>
              <w:rPr>
                <w:rStyle w:val="32"/>
                <w:rFonts w:cs="Courier New"/>
                <w:color w:val="auto"/>
                <w:sz w:val="18"/>
                <w:szCs w:val="18"/>
                <w:highlight w:val="none"/>
                <w:shd w:val="clear" w:color="auto" w:fill="F9F9F9"/>
              </w:rPr>
              <w:t>Windows</w:t>
            </w:r>
            <w:r>
              <w:rPr>
                <w:rFonts w:hint="eastAsia" w:ascii="宋体" w:hAnsi="宋体" w:cs="Arial"/>
                <w:color w:val="auto"/>
                <w:sz w:val="18"/>
                <w:szCs w:val="18"/>
                <w:highlight w:val="none"/>
              </w:rPr>
              <w:t>”，但不能匹配“</w:t>
            </w:r>
            <w:r>
              <w:rPr>
                <w:rStyle w:val="32"/>
                <w:rFonts w:cs="Courier New"/>
                <w:color w:val="auto"/>
                <w:sz w:val="18"/>
                <w:szCs w:val="18"/>
                <w:highlight w:val="none"/>
                <w:shd w:val="clear" w:color="auto" w:fill="F9F9F9"/>
              </w:rPr>
              <w:t>2000Windows</w:t>
            </w:r>
            <w:r>
              <w:rPr>
                <w:rFonts w:hint="eastAsia" w:ascii="宋体" w:hAnsi="宋体" w:cs="Arial"/>
                <w:color w:val="auto"/>
                <w:sz w:val="18"/>
                <w:szCs w:val="18"/>
                <w:highlight w:val="none"/>
              </w:rPr>
              <w:t>”中的“</w:t>
            </w:r>
            <w:r>
              <w:rPr>
                <w:rStyle w:val="32"/>
                <w:rFonts w:cs="Courier New"/>
                <w:color w:val="auto"/>
                <w:sz w:val="18"/>
                <w:szCs w:val="18"/>
                <w:highlight w:val="none"/>
                <w:shd w:val="clear" w:color="auto" w:fill="F9F9F9"/>
              </w:rPr>
              <w:t>Windows</w:t>
            </w:r>
            <w:r>
              <w:rPr>
                <w:rFonts w:hint="eastAsia" w:ascii="宋体" w:hAnsi="宋体" w:cs="Arial"/>
                <w:color w:val="auto"/>
                <w:sz w:val="18"/>
                <w:szCs w:val="18"/>
                <w:highlight w:val="none"/>
              </w:rPr>
              <w:t>”</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x|y</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hint="eastAsia" w:ascii="宋体" w:hAnsi="宋体" w:cs="Arial"/>
                <w:color w:val="auto"/>
                <w:sz w:val="18"/>
                <w:szCs w:val="18"/>
                <w:highlight w:val="none"/>
              </w:rPr>
              <w:t>匹配x或y。例如，“</w:t>
            </w:r>
            <w:r>
              <w:rPr>
                <w:rStyle w:val="32"/>
                <w:rFonts w:cs="Courier New"/>
                <w:color w:val="auto"/>
                <w:sz w:val="18"/>
                <w:szCs w:val="18"/>
                <w:highlight w:val="none"/>
                <w:shd w:val="clear" w:color="auto" w:fill="F9F9F9"/>
              </w:rPr>
              <w:t>z|food</w:t>
            </w:r>
            <w:r>
              <w:rPr>
                <w:rFonts w:hint="eastAsia" w:ascii="宋体" w:hAnsi="宋体" w:cs="Arial"/>
                <w:color w:val="auto"/>
                <w:sz w:val="18"/>
                <w:szCs w:val="18"/>
                <w:highlight w:val="none"/>
              </w:rPr>
              <w:t>”能匹配“</w:t>
            </w:r>
            <w:r>
              <w:rPr>
                <w:rStyle w:val="32"/>
                <w:rFonts w:cs="Courier New"/>
                <w:color w:val="auto"/>
                <w:sz w:val="18"/>
                <w:szCs w:val="18"/>
                <w:highlight w:val="none"/>
                <w:shd w:val="clear" w:color="auto" w:fill="F9F9F9"/>
              </w:rPr>
              <w:t>z</w:t>
            </w:r>
            <w:r>
              <w:rPr>
                <w:rFonts w:hint="eastAsia" w:ascii="宋体" w:hAnsi="宋体" w:cs="Arial"/>
                <w:color w:val="auto"/>
                <w:sz w:val="18"/>
                <w:szCs w:val="18"/>
                <w:highlight w:val="none"/>
              </w:rPr>
              <w:t>”或“</w:t>
            </w:r>
            <w:r>
              <w:rPr>
                <w:rStyle w:val="32"/>
                <w:rFonts w:cs="Courier New"/>
                <w:color w:val="auto"/>
                <w:sz w:val="18"/>
                <w:szCs w:val="18"/>
                <w:highlight w:val="none"/>
                <w:shd w:val="clear" w:color="auto" w:fill="F9F9F9"/>
              </w:rPr>
              <w:t>food</w:t>
            </w:r>
            <w:r>
              <w:rPr>
                <w:rFonts w:hint="eastAsia" w:ascii="宋体" w:hAnsi="宋体" w:cs="Arial"/>
                <w:color w:val="auto"/>
                <w:sz w:val="18"/>
                <w:szCs w:val="18"/>
                <w:highlight w:val="none"/>
              </w:rPr>
              <w:t>”。“</w:t>
            </w:r>
            <w:r>
              <w:rPr>
                <w:rStyle w:val="32"/>
                <w:rFonts w:cs="Courier New"/>
                <w:color w:val="auto"/>
                <w:sz w:val="18"/>
                <w:szCs w:val="18"/>
                <w:highlight w:val="none"/>
                <w:shd w:val="clear" w:color="auto" w:fill="F9F9F9"/>
              </w:rPr>
              <w:t>(z|f)ood</w:t>
            </w:r>
            <w:r>
              <w:rPr>
                <w:rFonts w:hint="eastAsia" w:ascii="宋体" w:hAnsi="宋体" w:cs="Arial"/>
                <w:color w:val="auto"/>
                <w:sz w:val="18"/>
                <w:szCs w:val="18"/>
                <w:highlight w:val="none"/>
              </w:rPr>
              <w:t>”则匹配“</w:t>
            </w:r>
            <w:r>
              <w:rPr>
                <w:rStyle w:val="32"/>
                <w:rFonts w:cs="Courier New"/>
                <w:color w:val="auto"/>
                <w:sz w:val="18"/>
                <w:szCs w:val="18"/>
                <w:highlight w:val="none"/>
                <w:shd w:val="clear" w:color="auto" w:fill="F9F9F9"/>
              </w:rPr>
              <w:t>zood</w:t>
            </w:r>
            <w:r>
              <w:rPr>
                <w:rFonts w:hint="eastAsia" w:ascii="宋体" w:hAnsi="宋体" w:cs="Arial"/>
                <w:color w:val="auto"/>
                <w:sz w:val="18"/>
                <w:szCs w:val="18"/>
                <w:highlight w:val="none"/>
              </w:rPr>
              <w:t>”或“</w:t>
            </w:r>
            <w:r>
              <w:rPr>
                <w:rStyle w:val="32"/>
                <w:rFonts w:cs="Courier New"/>
                <w:color w:val="auto"/>
                <w:sz w:val="18"/>
                <w:szCs w:val="18"/>
                <w:highlight w:val="none"/>
                <w:shd w:val="clear" w:color="auto" w:fill="F9F9F9"/>
              </w:rPr>
              <w:t>food</w:t>
            </w:r>
            <w:r>
              <w:rPr>
                <w:rFonts w:hint="eastAsia" w:ascii="宋体" w:hAnsi="宋体" w:cs="Arial"/>
                <w:color w:val="auto"/>
                <w:sz w:val="18"/>
                <w:szCs w:val="18"/>
                <w:highlight w:val="none"/>
              </w:rPr>
              <w:t>”。</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[xyz]</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hint="eastAsia" w:ascii="宋体" w:hAnsi="宋体" w:cs="Arial"/>
                <w:color w:val="auto"/>
                <w:sz w:val="18"/>
                <w:szCs w:val="18"/>
                <w:highlight w:val="none"/>
              </w:rPr>
              <w:t>字符集合（character</w:t>
            </w:r>
            <w:r>
              <w:rPr>
                <w:rFonts w:ascii="宋体" w:hAnsi="宋体" w:cs="Arial"/>
                <w:color w:val="auto"/>
                <w:sz w:val="18"/>
                <w:szCs w:val="18"/>
                <w:highlight w:val="none"/>
              </w:rPr>
              <w:t xml:space="preserve"> </w:t>
            </w:r>
            <w:r>
              <w:rPr>
                <w:rFonts w:hint="eastAsia" w:ascii="宋体" w:hAnsi="宋体" w:cs="Arial"/>
                <w:color w:val="auto"/>
                <w:sz w:val="18"/>
                <w:szCs w:val="18"/>
                <w:highlight w:val="none"/>
              </w:rPr>
              <w:t>class）。匹配所包含的任意一个字符。例如，“</w:t>
            </w:r>
            <w:r>
              <w:rPr>
                <w:rStyle w:val="32"/>
                <w:rFonts w:cs="Courier New"/>
                <w:color w:val="auto"/>
                <w:sz w:val="18"/>
                <w:szCs w:val="18"/>
                <w:highlight w:val="none"/>
                <w:shd w:val="clear" w:color="auto" w:fill="F9F9F9"/>
              </w:rPr>
              <w:t>[abc]</w:t>
            </w:r>
            <w:r>
              <w:rPr>
                <w:rFonts w:hint="eastAsia" w:ascii="宋体" w:hAnsi="宋体" w:cs="Arial"/>
                <w:color w:val="auto"/>
                <w:sz w:val="18"/>
                <w:szCs w:val="18"/>
                <w:highlight w:val="none"/>
              </w:rPr>
              <w:t>”可以匹配“</w:t>
            </w:r>
            <w:r>
              <w:rPr>
                <w:rStyle w:val="32"/>
                <w:rFonts w:cs="Courier New"/>
                <w:color w:val="auto"/>
                <w:sz w:val="18"/>
                <w:szCs w:val="18"/>
                <w:highlight w:val="none"/>
                <w:shd w:val="clear" w:color="auto" w:fill="F9F9F9"/>
              </w:rPr>
              <w:t>plain</w:t>
            </w:r>
            <w:r>
              <w:rPr>
                <w:rFonts w:hint="eastAsia" w:ascii="宋体" w:hAnsi="宋体" w:cs="Arial"/>
                <w:color w:val="auto"/>
                <w:sz w:val="18"/>
                <w:szCs w:val="18"/>
                <w:highlight w:val="none"/>
              </w:rPr>
              <w:t>”中的“</w:t>
            </w:r>
            <w:r>
              <w:rPr>
                <w:rStyle w:val="32"/>
                <w:rFonts w:cs="Courier New"/>
                <w:color w:val="auto"/>
                <w:sz w:val="18"/>
                <w:szCs w:val="18"/>
                <w:highlight w:val="none"/>
                <w:shd w:val="clear" w:color="auto" w:fill="F9F9F9"/>
              </w:rPr>
              <w:t>a</w:t>
            </w:r>
            <w:r>
              <w:rPr>
                <w:rFonts w:hint="eastAsia" w:ascii="宋体" w:hAnsi="宋体" w:cs="Arial"/>
                <w:color w:val="auto"/>
                <w:sz w:val="18"/>
                <w:szCs w:val="18"/>
                <w:highlight w:val="none"/>
              </w:rPr>
              <w:t>”。特殊字符仅有反斜线\保持特殊含义，用于转义字符。其他特殊字符如星号、加号、各种括号等均作为普通字符。脱字符^如果出现在首位则表示负值字符集合；如果出现在字符串中间就仅作为普通字符。连字符</w:t>
            </w:r>
            <w:r>
              <w:rPr>
                <w:rFonts w:ascii="宋体" w:hAnsi="宋体" w:cs="Arial"/>
                <w:color w:val="auto"/>
                <w:sz w:val="18"/>
                <w:szCs w:val="18"/>
                <w:highlight w:val="none"/>
              </w:rPr>
              <w:t xml:space="preserve"> - </w:t>
            </w:r>
            <w:r>
              <w:rPr>
                <w:rFonts w:hint="eastAsia" w:ascii="宋体" w:hAnsi="宋体" w:cs="Arial"/>
                <w:color w:val="auto"/>
                <w:sz w:val="18"/>
                <w:szCs w:val="18"/>
                <w:highlight w:val="none"/>
              </w:rPr>
              <w:t>如果出现在字符串中间表示字符范围描述；如果如果出现在首位则仅作为普通字符</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[^xyz]</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hint="eastAsia" w:ascii="宋体" w:hAnsi="宋体" w:cs="Arial"/>
                <w:color w:val="auto"/>
                <w:sz w:val="18"/>
                <w:szCs w:val="18"/>
                <w:highlight w:val="none"/>
              </w:rPr>
              <w:t>排除型（negate）字符集合。匹配未列出的任意字符。例如，“</w:t>
            </w:r>
            <w:r>
              <w:rPr>
                <w:rStyle w:val="32"/>
                <w:rFonts w:cs="Courier New"/>
                <w:color w:val="auto"/>
                <w:sz w:val="18"/>
                <w:szCs w:val="18"/>
                <w:highlight w:val="none"/>
                <w:shd w:val="clear" w:color="auto" w:fill="F9F9F9"/>
              </w:rPr>
              <w:t>[^abc]</w:t>
            </w:r>
            <w:r>
              <w:rPr>
                <w:rFonts w:hint="eastAsia" w:ascii="宋体" w:hAnsi="宋体" w:cs="Arial"/>
                <w:color w:val="auto"/>
                <w:sz w:val="18"/>
                <w:szCs w:val="18"/>
                <w:highlight w:val="none"/>
              </w:rPr>
              <w:t>”可以匹配“</w:t>
            </w:r>
            <w:r>
              <w:rPr>
                <w:rStyle w:val="32"/>
                <w:rFonts w:cs="Courier New"/>
                <w:color w:val="auto"/>
                <w:sz w:val="18"/>
                <w:szCs w:val="18"/>
                <w:highlight w:val="none"/>
                <w:shd w:val="clear" w:color="auto" w:fill="F9F9F9"/>
              </w:rPr>
              <w:t>plain</w:t>
            </w:r>
            <w:r>
              <w:rPr>
                <w:rFonts w:hint="eastAsia" w:ascii="宋体" w:hAnsi="宋体" w:cs="Arial"/>
                <w:color w:val="auto"/>
                <w:sz w:val="18"/>
                <w:szCs w:val="18"/>
                <w:highlight w:val="none"/>
              </w:rPr>
              <w:t>”中的“</w:t>
            </w:r>
            <w:r>
              <w:rPr>
                <w:rStyle w:val="32"/>
                <w:rFonts w:cs="Courier New"/>
                <w:color w:val="auto"/>
                <w:sz w:val="18"/>
                <w:szCs w:val="18"/>
                <w:highlight w:val="none"/>
                <w:shd w:val="clear" w:color="auto" w:fill="F9F9F9"/>
              </w:rPr>
              <w:t>plin</w:t>
            </w:r>
            <w:r>
              <w:rPr>
                <w:rFonts w:hint="eastAsia" w:ascii="宋体" w:hAnsi="宋体" w:cs="Arial"/>
                <w:color w:val="auto"/>
                <w:sz w:val="18"/>
                <w:szCs w:val="18"/>
                <w:highlight w:val="none"/>
              </w:rPr>
              <w:t>”</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[a-z]</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hint="eastAsia" w:ascii="宋体" w:hAnsi="宋体" w:cs="Arial"/>
                <w:color w:val="auto"/>
                <w:sz w:val="18"/>
                <w:szCs w:val="18"/>
                <w:highlight w:val="none"/>
              </w:rPr>
              <w:t>字符范围。匹配指定范围内的任意字符。例如，“</w:t>
            </w:r>
            <w:r>
              <w:rPr>
                <w:rStyle w:val="32"/>
                <w:rFonts w:cs="Courier New"/>
                <w:color w:val="auto"/>
                <w:sz w:val="18"/>
                <w:szCs w:val="18"/>
                <w:highlight w:val="none"/>
                <w:shd w:val="clear" w:color="auto" w:fill="F9F9F9"/>
              </w:rPr>
              <w:t>[a-z]</w:t>
            </w:r>
            <w:r>
              <w:rPr>
                <w:rFonts w:hint="eastAsia" w:ascii="宋体" w:hAnsi="宋体" w:cs="Arial"/>
                <w:color w:val="auto"/>
                <w:sz w:val="18"/>
                <w:szCs w:val="18"/>
                <w:highlight w:val="none"/>
              </w:rPr>
              <w:t>”可以匹配“</w:t>
            </w:r>
            <w:r>
              <w:rPr>
                <w:rStyle w:val="32"/>
                <w:rFonts w:cs="Courier New"/>
                <w:color w:val="auto"/>
                <w:sz w:val="18"/>
                <w:szCs w:val="18"/>
                <w:highlight w:val="none"/>
                <w:shd w:val="clear" w:color="auto" w:fill="F9F9F9"/>
              </w:rPr>
              <w:t>a</w:t>
            </w:r>
            <w:r>
              <w:rPr>
                <w:rFonts w:hint="eastAsia" w:ascii="宋体" w:hAnsi="宋体" w:cs="Arial"/>
                <w:color w:val="auto"/>
                <w:sz w:val="18"/>
                <w:szCs w:val="18"/>
                <w:highlight w:val="none"/>
              </w:rPr>
              <w:t>”到“</w:t>
            </w:r>
            <w:r>
              <w:rPr>
                <w:rStyle w:val="32"/>
                <w:rFonts w:cs="Courier New"/>
                <w:color w:val="auto"/>
                <w:sz w:val="18"/>
                <w:szCs w:val="18"/>
                <w:highlight w:val="none"/>
                <w:shd w:val="clear" w:color="auto" w:fill="F9F9F9"/>
              </w:rPr>
              <w:t>z</w:t>
            </w:r>
            <w:r>
              <w:rPr>
                <w:rFonts w:hint="eastAsia" w:ascii="宋体" w:hAnsi="宋体" w:cs="Arial"/>
                <w:color w:val="auto"/>
                <w:sz w:val="18"/>
                <w:szCs w:val="18"/>
                <w:highlight w:val="none"/>
              </w:rPr>
              <w:t>”范围内的任意小写字母字符</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[^a-z]</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hint="eastAsia" w:ascii="宋体" w:hAnsi="宋体" w:cs="Arial"/>
                <w:color w:val="auto"/>
                <w:sz w:val="18"/>
                <w:szCs w:val="18"/>
                <w:highlight w:val="none"/>
              </w:rPr>
              <w:t>排除型的字符范围。匹配任何不在指定范围内的任意字符。例如，“</w:t>
            </w:r>
            <w:r>
              <w:rPr>
                <w:rStyle w:val="32"/>
                <w:rFonts w:cs="Courier New"/>
                <w:color w:val="auto"/>
                <w:sz w:val="18"/>
                <w:szCs w:val="18"/>
                <w:highlight w:val="none"/>
                <w:shd w:val="clear" w:color="auto" w:fill="F9F9F9"/>
              </w:rPr>
              <w:t>[^a-z]</w:t>
            </w:r>
            <w:r>
              <w:rPr>
                <w:rFonts w:hint="eastAsia" w:ascii="宋体" w:hAnsi="宋体" w:cs="Arial"/>
                <w:color w:val="auto"/>
                <w:sz w:val="18"/>
                <w:szCs w:val="18"/>
                <w:highlight w:val="none"/>
              </w:rPr>
              <w:t>”可以匹配任何不在“</w:t>
            </w:r>
            <w:r>
              <w:rPr>
                <w:rStyle w:val="32"/>
                <w:rFonts w:cs="Courier New"/>
                <w:color w:val="auto"/>
                <w:sz w:val="18"/>
                <w:szCs w:val="18"/>
                <w:highlight w:val="none"/>
                <w:shd w:val="clear" w:color="auto" w:fill="F9F9F9"/>
              </w:rPr>
              <w:t>a</w:t>
            </w:r>
            <w:r>
              <w:rPr>
                <w:rFonts w:hint="eastAsia" w:ascii="宋体" w:hAnsi="宋体" w:cs="Arial"/>
                <w:color w:val="auto"/>
                <w:sz w:val="18"/>
                <w:szCs w:val="18"/>
                <w:highlight w:val="none"/>
              </w:rPr>
              <w:t>”到“</w:t>
            </w:r>
            <w:r>
              <w:rPr>
                <w:rStyle w:val="32"/>
                <w:rFonts w:cs="Courier New"/>
                <w:color w:val="auto"/>
                <w:sz w:val="18"/>
                <w:szCs w:val="18"/>
                <w:highlight w:val="none"/>
                <w:shd w:val="clear" w:color="auto" w:fill="F9F9F9"/>
              </w:rPr>
              <w:t>z</w:t>
            </w:r>
            <w:r>
              <w:rPr>
                <w:rFonts w:hint="eastAsia" w:ascii="宋体" w:hAnsi="宋体" w:cs="Arial"/>
                <w:color w:val="auto"/>
                <w:sz w:val="18"/>
                <w:szCs w:val="18"/>
                <w:highlight w:val="none"/>
              </w:rPr>
              <w:t>”范围内的任意字符</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\b</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hint="eastAsia" w:ascii="宋体" w:hAnsi="宋体" w:cs="Arial"/>
                <w:color w:val="auto"/>
                <w:sz w:val="18"/>
                <w:szCs w:val="18"/>
                <w:highlight w:val="none"/>
              </w:rPr>
              <w:t>匹配一个单词边界，也就是指单词和空格间的位置。例如，“</w:t>
            </w:r>
            <w:r>
              <w:rPr>
                <w:rStyle w:val="32"/>
                <w:rFonts w:cs="Courier New"/>
                <w:color w:val="auto"/>
                <w:sz w:val="18"/>
                <w:szCs w:val="18"/>
                <w:highlight w:val="none"/>
                <w:shd w:val="clear" w:color="auto" w:fill="F9F9F9"/>
              </w:rPr>
              <w:t>er\b</w:t>
            </w:r>
            <w:r>
              <w:rPr>
                <w:rFonts w:hint="eastAsia" w:ascii="宋体" w:hAnsi="宋体" w:cs="Arial"/>
                <w:color w:val="auto"/>
                <w:sz w:val="18"/>
                <w:szCs w:val="18"/>
                <w:highlight w:val="none"/>
              </w:rPr>
              <w:t>”可以匹配“</w:t>
            </w:r>
            <w:r>
              <w:rPr>
                <w:rStyle w:val="32"/>
                <w:rFonts w:cs="Courier New"/>
                <w:color w:val="auto"/>
                <w:sz w:val="18"/>
                <w:szCs w:val="18"/>
                <w:highlight w:val="none"/>
                <w:shd w:val="clear" w:color="auto" w:fill="F9F9F9"/>
              </w:rPr>
              <w:t>never</w:t>
            </w:r>
            <w:r>
              <w:rPr>
                <w:rFonts w:hint="eastAsia" w:ascii="宋体" w:hAnsi="宋体" w:cs="Arial"/>
                <w:color w:val="auto"/>
                <w:sz w:val="18"/>
                <w:szCs w:val="18"/>
                <w:highlight w:val="none"/>
              </w:rPr>
              <w:t>”中的“</w:t>
            </w:r>
            <w:r>
              <w:rPr>
                <w:rStyle w:val="32"/>
                <w:rFonts w:cs="Courier New"/>
                <w:color w:val="auto"/>
                <w:sz w:val="18"/>
                <w:szCs w:val="18"/>
                <w:highlight w:val="none"/>
                <w:shd w:val="clear" w:color="auto" w:fill="F9F9F9"/>
              </w:rPr>
              <w:t>er</w:t>
            </w:r>
            <w:r>
              <w:rPr>
                <w:rFonts w:hint="eastAsia" w:ascii="宋体" w:hAnsi="宋体" w:cs="Arial"/>
                <w:color w:val="auto"/>
                <w:sz w:val="18"/>
                <w:szCs w:val="18"/>
                <w:highlight w:val="none"/>
              </w:rPr>
              <w:t>”，但不能匹配“</w:t>
            </w:r>
            <w:r>
              <w:rPr>
                <w:rStyle w:val="32"/>
                <w:rFonts w:cs="Courier New"/>
                <w:color w:val="auto"/>
                <w:sz w:val="18"/>
                <w:szCs w:val="18"/>
                <w:highlight w:val="none"/>
                <w:shd w:val="clear" w:color="auto" w:fill="F9F9F9"/>
              </w:rPr>
              <w:t>verb</w:t>
            </w:r>
            <w:r>
              <w:rPr>
                <w:rFonts w:hint="eastAsia" w:ascii="宋体" w:hAnsi="宋体" w:cs="Arial"/>
                <w:color w:val="auto"/>
                <w:sz w:val="18"/>
                <w:szCs w:val="18"/>
                <w:highlight w:val="none"/>
              </w:rPr>
              <w:t>”中的“</w:t>
            </w:r>
            <w:r>
              <w:rPr>
                <w:rStyle w:val="32"/>
                <w:rFonts w:cs="Courier New"/>
                <w:color w:val="auto"/>
                <w:sz w:val="18"/>
                <w:szCs w:val="18"/>
                <w:highlight w:val="none"/>
                <w:shd w:val="clear" w:color="auto" w:fill="F9F9F9"/>
              </w:rPr>
              <w:t>er</w:t>
            </w:r>
            <w:r>
              <w:rPr>
                <w:rFonts w:hint="eastAsia" w:ascii="宋体" w:hAnsi="宋体" w:cs="Arial"/>
                <w:color w:val="auto"/>
                <w:sz w:val="18"/>
                <w:szCs w:val="18"/>
                <w:highlight w:val="none"/>
              </w:rPr>
              <w:t>”</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\B</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hint="eastAsia" w:ascii="宋体" w:hAnsi="宋体" w:cs="Arial"/>
                <w:color w:val="auto"/>
                <w:sz w:val="18"/>
                <w:szCs w:val="18"/>
                <w:highlight w:val="none"/>
              </w:rPr>
              <w:t>匹配非单词边界。“</w:t>
            </w:r>
            <w:r>
              <w:rPr>
                <w:rStyle w:val="32"/>
                <w:rFonts w:cs="Courier New"/>
                <w:color w:val="auto"/>
                <w:sz w:val="18"/>
                <w:szCs w:val="18"/>
                <w:highlight w:val="none"/>
                <w:shd w:val="clear" w:color="auto" w:fill="F9F9F9"/>
              </w:rPr>
              <w:t>er\B</w:t>
            </w:r>
            <w:r>
              <w:rPr>
                <w:rFonts w:hint="eastAsia" w:ascii="宋体" w:hAnsi="宋体" w:cs="Arial"/>
                <w:color w:val="auto"/>
                <w:sz w:val="18"/>
                <w:szCs w:val="18"/>
                <w:highlight w:val="none"/>
              </w:rPr>
              <w:t>”能匹配“</w:t>
            </w:r>
            <w:r>
              <w:rPr>
                <w:rStyle w:val="32"/>
                <w:rFonts w:cs="Courier New"/>
                <w:color w:val="auto"/>
                <w:sz w:val="18"/>
                <w:szCs w:val="18"/>
                <w:highlight w:val="none"/>
                <w:shd w:val="clear" w:color="auto" w:fill="F9F9F9"/>
              </w:rPr>
              <w:t>verb</w:t>
            </w:r>
            <w:r>
              <w:rPr>
                <w:rFonts w:hint="eastAsia" w:ascii="宋体" w:hAnsi="宋体" w:cs="Arial"/>
                <w:color w:val="auto"/>
                <w:sz w:val="18"/>
                <w:szCs w:val="18"/>
                <w:highlight w:val="none"/>
              </w:rPr>
              <w:t>”中的“</w:t>
            </w:r>
            <w:r>
              <w:rPr>
                <w:rStyle w:val="32"/>
                <w:rFonts w:cs="Courier New"/>
                <w:color w:val="auto"/>
                <w:sz w:val="18"/>
                <w:szCs w:val="18"/>
                <w:highlight w:val="none"/>
                <w:shd w:val="clear" w:color="auto" w:fill="F9F9F9"/>
              </w:rPr>
              <w:t>er</w:t>
            </w:r>
            <w:r>
              <w:rPr>
                <w:rFonts w:hint="eastAsia" w:ascii="宋体" w:hAnsi="宋体" w:cs="Arial"/>
                <w:color w:val="auto"/>
                <w:sz w:val="18"/>
                <w:szCs w:val="18"/>
                <w:highlight w:val="none"/>
              </w:rPr>
              <w:t>”，但不能匹配“</w:t>
            </w:r>
            <w:r>
              <w:rPr>
                <w:rStyle w:val="32"/>
                <w:rFonts w:cs="Courier New"/>
                <w:color w:val="auto"/>
                <w:sz w:val="18"/>
                <w:szCs w:val="18"/>
                <w:highlight w:val="none"/>
                <w:shd w:val="clear" w:color="auto" w:fill="F9F9F9"/>
              </w:rPr>
              <w:t>never</w:t>
            </w:r>
            <w:r>
              <w:rPr>
                <w:rFonts w:hint="eastAsia" w:ascii="宋体" w:hAnsi="宋体" w:cs="Arial"/>
                <w:color w:val="auto"/>
                <w:sz w:val="18"/>
                <w:szCs w:val="18"/>
                <w:highlight w:val="none"/>
              </w:rPr>
              <w:t>”中的“</w:t>
            </w:r>
            <w:r>
              <w:rPr>
                <w:rStyle w:val="32"/>
                <w:rFonts w:cs="Courier New"/>
                <w:color w:val="auto"/>
                <w:sz w:val="18"/>
                <w:szCs w:val="18"/>
                <w:highlight w:val="none"/>
                <w:shd w:val="clear" w:color="auto" w:fill="F9F9F9"/>
              </w:rPr>
              <w:t>er</w:t>
            </w:r>
            <w:r>
              <w:rPr>
                <w:rFonts w:hint="eastAsia" w:ascii="宋体" w:hAnsi="宋体" w:cs="Arial"/>
                <w:color w:val="auto"/>
                <w:sz w:val="18"/>
                <w:szCs w:val="18"/>
                <w:highlight w:val="none"/>
              </w:rPr>
              <w:t>”</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\cx</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hint="eastAsia" w:ascii="宋体" w:hAnsi="宋体" w:cs="Arial"/>
                <w:color w:val="auto"/>
                <w:sz w:val="18"/>
                <w:szCs w:val="18"/>
                <w:highlight w:val="none"/>
              </w:rPr>
              <w:t>匹配由x指明的控制字符。例如，\cM匹配一个Control-M或回车符。x的值必须为A-Z或a-z之一。否则，将c视为一个原义的“</w:t>
            </w:r>
            <w:r>
              <w:rPr>
                <w:rStyle w:val="32"/>
                <w:rFonts w:cs="Courier New"/>
                <w:color w:val="auto"/>
                <w:sz w:val="18"/>
                <w:szCs w:val="18"/>
                <w:highlight w:val="none"/>
                <w:shd w:val="clear" w:color="auto" w:fill="F9F9F9"/>
              </w:rPr>
              <w:t>c</w:t>
            </w:r>
            <w:r>
              <w:rPr>
                <w:rFonts w:hint="eastAsia" w:ascii="宋体" w:hAnsi="宋体" w:cs="Arial"/>
                <w:color w:val="auto"/>
                <w:sz w:val="18"/>
                <w:szCs w:val="18"/>
                <w:highlight w:val="none"/>
              </w:rPr>
              <w:t>”字符</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\d</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hint="eastAsia" w:ascii="宋体" w:hAnsi="宋体" w:cs="Arial"/>
                <w:color w:val="auto"/>
                <w:sz w:val="18"/>
                <w:szCs w:val="18"/>
                <w:highlight w:val="none"/>
              </w:rPr>
              <w:t>匹配一个数字字符。等价于[0-9]</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\D</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hint="eastAsia" w:ascii="宋体" w:hAnsi="宋体" w:cs="Arial"/>
                <w:color w:val="auto"/>
                <w:sz w:val="18"/>
                <w:szCs w:val="18"/>
                <w:highlight w:val="none"/>
              </w:rPr>
              <w:t>匹配一个非数字字符。等价于[^0-9]</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\f</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hint="eastAsia" w:ascii="宋体" w:hAnsi="宋体" w:cs="Arial"/>
                <w:color w:val="auto"/>
                <w:sz w:val="18"/>
                <w:szCs w:val="18"/>
                <w:highlight w:val="none"/>
              </w:rPr>
              <w:t>匹配一个换页符。等价于\x0c和\cL</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\n</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hint="eastAsia" w:ascii="宋体" w:hAnsi="宋体" w:cs="Arial"/>
                <w:color w:val="auto"/>
                <w:sz w:val="18"/>
                <w:szCs w:val="18"/>
                <w:highlight w:val="none"/>
              </w:rPr>
              <w:t>匹配一个换行符。等价于\x0a和\cJ</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\r</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hint="eastAsia" w:ascii="宋体" w:hAnsi="宋体" w:cs="Arial"/>
                <w:color w:val="auto"/>
                <w:sz w:val="18"/>
                <w:szCs w:val="18"/>
                <w:highlight w:val="none"/>
              </w:rPr>
              <w:t>匹配一个回车符。等价于\x0d和\cM</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\s</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hint="eastAsia" w:ascii="宋体" w:hAnsi="宋体" w:cs="Arial"/>
                <w:color w:val="auto"/>
                <w:sz w:val="18"/>
                <w:szCs w:val="18"/>
                <w:highlight w:val="none"/>
              </w:rPr>
              <w:t>匹配任何空白字符，包括空格、制表符、换页符等等。等价于[</w:t>
            </w:r>
            <w:r>
              <w:rPr>
                <w:rFonts w:ascii="宋体" w:hAnsi="宋体" w:cs="Arial"/>
                <w:color w:val="auto"/>
                <w:sz w:val="18"/>
                <w:szCs w:val="18"/>
                <w:highlight w:val="none"/>
              </w:rPr>
              <w:t xml:space="preserve"> </w:t>
            </w:r>
            <w:r>
              <w:rPr>
                <w:rFonts w:hint="eastAsia" w:ascii="宋体" w:hAnsi="宋体" w:cs="Arial"/>
                <w:color w:val="auto"/>
                <w:sz w:val="18"/>
                <w:szCs w:val="18"/>
                <w:highlight w:val="none"/>
              </w:rPr>
              <w:t>\f\n\r\t\v]</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\S</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hint="eastAsia" w:ascii="宋体" w:hAnsi="宋体" w:cs="Arial"/>
                <w:color w:val="auto"/>
                <w:sz w:val="18"/>
                <w:szCs w:val="18"/>
                <w:highlight w:val="none"/>
              </w:rPr>
              <w:t>匹配任何非空白字符。等价于[^</w:t>
            </w:r>
            <w:r>
              <w:rPr>
                <w:rFonts w:ascii="宋体" w:hAnsi="宋体" w:cs="Arial"/>
                <w:color w:val="auto"/>
                <w:sz w:val="18"/>
                <w:szCs w:val="18"/>
                <w:highlight w:val="none"/>
              </w:rPr>
              <w:t xml:space="preserve"> </w:t>
            </w:r>
            <w:r>
              <w:rPr>
                <w:rFonts w:hint="eastAsia" w:ascii="宋体" w:hAnsi="宋体" w:cs="Arial"/>
                <w:color w:val="auto"/>
                <w:sz w:val="18"/>
                <w:szCs w:val="18"/>
                <w:highlight w:val="none"/>
              </w:rPr>
              <w:t>\f\n\r\t\v]</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\t</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hint="eastAsia" w:ascii="宋体" w:hAnsi="宋体" w:cs="Arial"/>
                <w:color w:val="auto"/>
                <w:sz w:val="18"/>
                <w:szCs w:val="18"/>
                <w:highlight w:val="none"/>
              </w:rPr>
              <w:t>匹配一个制表符。等价于\x09和\cI</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\v</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hint="eastAsia" w:ascii="宋体" w:hAnsi="宋体" w:cs="Arial"/>
                <w:color w:val="auto"/>
                <w:sz w:val="18"/>
                <w:szCs w:val="18"/>
                <w:highlight w:val="none"/>
              </w:rPr>
              <w:t>匹配一个垂直制表符。等价于\x0b和\cK</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\w</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hint="eastAsia" w:ascii="宋体" w:hAnsi="宋体" w:cs="Arial"/>
                <w:color w:val="auto"/>
                <w:sz w:val="18"/>
                <w:szCs w:val="18"/>
                <w:highlight w:val="none"/>
              </w:rPr>
              <w:t>匹配包括下划线的任何单词字符。等价于“</w:t>
            </w:r>
            <w:r>
              <w:rPr>
                <w:rStyle w:val="32"/>
                <w:rFonts w:cs="Courier New"/>
                <w:color w:val="auto"/>
                <w:sz w:val="18"/>
                <w:szCs w:val="18"/>
                <w:highlight w:val="none"/>
                <w:shd w:val="clear" w:color="auto" w:fill="F9F9F9"/>
              </w:rPr>
              <w:t>[A-Za-z0-9_]</w:t>
            </w:r>
            <w:r>
              <w:rPr>
                <w:rFonts w:hint="eastAsia" w:ascii="宋体" w:hAnsi="宋体" w:cs="Arial"/>
                <w:color w:val="auto"/>
                <w:sz w:val="18"/>
                <w:szCs w:val="18"/>
                <w:highlight w:val="none"/>
              </w:rPr>
              <w:t>”</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\W</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hint="eastAsia" w:ascii="宋体" w:hAnsi="宋体" w:cs="Arial"/>
                <w:color w:val="auto"/>
                <w:sz w:val="18"/>
                <w:szCs w:val="18"/>
                <w:highlight w:val="none"/>
              </w:rPr>
              <w:t>匹配任何非单词字符。等价于“</w:t>
            </w:r>
            <w:r>
              <w:rPr>
                <w:rStyle w:val="32"/>
                <w:rFonts w:cs="Courier New"/>
                <w:color w:val="auto"/>
                <w:sz w:val="18"/>
                <w:szCs w:val="18"/>
                <w:highlight w:val="none"/>
                <w:shd w:val="clear" w:color="auto" w:fill="F9F9F9"/>
              </w:rPr>
              <w:t>[^A-Za-z0-9_]</w:t>
            </w:r>
            <w:r>
              <w:rPr>
                <w:rFonts w:hint="eastAsia" w:ascii="宋体" w:hAnsi="宋体" w:cs="Arial"/>
                <w:color w:val="auto"/>
                <w:sz w:val="18"/>
                <w:szCs w:val="18"/>
                <w:highlight w:val="none"/>
              </w:rPr>
              <w:t>”</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\x</w:t>
            </w:r>
            <w:r>
              <w:rPr>
                <w:rFonts w:ascii="宋体" w:hAnsi="宋体"/>
                <w:b/>
                <w:bCs/>
                <w:i/>
                <w:iCs/>
                <w:color w:val="auto"/>
                <w:sz w:val="18"/>
                <w:szCs w:val="18"/>
                <w:highlight w:val="none"/>
              </w:rPr>
              <w:t>n</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hint="eastAsia" w:ascii="宋体" w:hAnsi="宋体" w:cs="Arial"/>
                <w:color w:val="auto"/>
                <w:sz w:val="18"/>
                <w:szCs w:val="18"/>
                <w:highlight w:val="none"/>
              </w:rPr>
              <w:t>匹配</w:t>
            </w:r>
            <w:r>
              <w:rPr>
                <w:rFonts w:ascii="宋体" w:hAnsi="宋体"/>
                <w:i/>
                <w:iCs/>
                <w:color w:val="auto"/>
                <w:sz w:val="18"/>
                <w:szCs w:val="18"/>
                <w:highlight w:val="none"/>
              </w:rPr>
              <w:t>n</w:t>
            </w:r>
            <w:r>
              <w:rPr>
                <w:rFonts w:hint="eastAsia" w:ascii="宋体" w:hAnsi="宋体" w:cs="Arial"/>
                <w:color w:val="auto"/>
                <w:sz w:val="18"/>
                <w:szCs w:val="18"/>
                <w:highlight w:val="none"/>
              </w:rPr>
              <w:t>，其中</w:t>
            </w:r>
            <w:r>
              <w:rPr>
                <w:rFonts w:ascii="宋体" w:hAnsi="宋体"/>
                <w:i/>
                <w:iCs/>
                <w:color w:val="auto"/>
                <w:sz w:val="18"/>
                <w:szCs w:val="18"/>
                <w:highlight w:val="none"/>
              </w:rPr>
              <w:t>n</w:t>
            </w:r>
            <w:r>
              <w:rPr>
                <w:rFonts w:hint="eastAsia" w:ascii="宋体" w:hAnsi="宋体" w:cs="Arial"/>
                <w:color w:val="auto"/>
                <w:sz w:val="18"/>
                <w:szCs w:val="18"/>
                <w:highlight w:val="none"/>
              </w:rPr>
              <w:t>为十六进制转义值。十六进制转义值必须为确定的两个数字长。例如，“</w:t>
            </w:r>
            <w:r>
              <w:rPr>
                <w:rStyle w:val="32"/>
                <w:rFonts w:cs="Courier New"/>
                <w:color w:val="auto"/>
                <w:sz w:val="18"/>
                <w:szCs w:val="18"/>
                <w:highlight w:val="none"/>
                <w:shd w:val="clear" w:color="auto" w:fill="F9F9F9"/>
              </w:rPr>
              <w:t>\x41</w:t>
            </w:r>
            <w:r>
              <w:rPr>
                <w:rFonts w:hint="eastAsia" w:ascii="宋体" w:hAnsi="宋体" w:cs="Arial"/>
                <w:color w:val="auto"/>
                <w:sz w:val="18"/>
                <w:szCs w:val="18"/>
                <w:highlight w:val="none"/>
              </w:rPr>
              <w:t>”匹配“</w:t>
            </w:r>
            <w:r>
              <w:rPr>
                <w:rStyle w:val="32"/>
                <w:rFonts w:cs="Courier New"/>
                <w:color w:val="auto"/>
                <w:sz w:val="18"/>
                <w:szCs w:val="18"/>
                <w:highlight w:val="none"/>
                <w:shd w:val="clear" w:color="auto" w:fill="F9F9F9"/>
              </w:rPr>
              <w:t>A</w:t>
            </w:r>
            <w:r>
              <w:rPr>
                <w:rFonts w:hint="eastAsia" w:ascii="宋体" w:hAnsi="宋体" w:cs="Arial"/>
                <w:color w:val="auto"/>
                <w:sz w:val="18"/>
                <w:szCs w:val="18"/>
                <w:highlight w:val="none"/>
              </w:rPr>
              <w:t>”。“</w:t>
            </w:r>
            <w:r>
              <w:rPr>
                <w:rStyle w:val="32"/>
                <w:rFonts w:cs="Courier New"/>
                <w:color w:val="auto"/>
                <w:sz w:val="18"/>
                <w:szCs w:val="18"/>
                <w:highlight w:val="none"/>
                <w:shd w:val="clear" w:color="auto" w:fill="F9F9F9"/>
              </w:rPr>
              <w:t>\x041</w:t>
            </w:r>
            <w:r>
              <w:rPr>
                <w:rFonts w:hint="eastAsia" w:ascii="宋体" w:hAnsi="宋体" w:cs="Arial"/>
                <w:color w:val="auto"/>
                <w:sz w:val="18"/>
                <w:szCs w:val="18"/>
                <w:highlight w:val="none"/>
              </w:rPr>
              <w:t>”则等价于“</w:t>
            </w:r>
            <w:r>
              <w:rPr>
                <w:rStyle w:val="32"/>
                <w:rFonts w:cs="Courier New"/>
                <w:color w:val="auto"/>
                <w:sz w:val="18"/>
                <w:szCs w:val="18"/>
                <w:highlight w:val="none"/>
                <w:shd w:val="clear" w:color="auto" w:fill="F9F9F9"/>
              </w:rPr>
              <w:t>\x04&amp;1</w:t>
            </w:r>
            <w:r>
              <w:rPr>
                <w:rFonts w:hint="eastAsia" w:ascii="宋体" w:hAnsi="宋体" w:cs="Arial"/>
                <w:color w:val="auto"/>
                <w:sz w:val="18"/>
                <w:szCs w:val="18"/>
                <w:highlight w:val="none"/>
              </w:rPr>
              <w:t>”。正则表达式中可以使用ASCII编码</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w:t>
            </w:r>
            <w:r>
              <w:rPr>
                <w:rFonts w:ascii="宋体" w:hAnsi="宋体"/>
                <w:b/>
                <w:bCs/>
                <w:i/>
                <w:iCs/>
                <w:color w:val="auto"/>
                <w:sz w:val="18"/>
                <w:szCs w:val="18"/>
                <w:highlight w:val="none"/>
              </w:rPr>
              <w:t>num</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hint="eastAsia" w:ascii="宋体" w:hAnsi="宋体" w:cs="Arial"/>
                <w:color w:val="auto"/>
                <w:sz w:val="18"/>
                <w:szCs w:val="18"/>
                <w:highlight w:val="none"/>
              </w:rPr>
              <w:t>向后引用（back-reference）一个子字符串（substring），该子字符串与正则表达式的第num个用括号围起来的子表达式（subexpression）匹配。其中num是从1开始的正整数，其上限可能是99。例如：“</w:t>
            </w:r>
            <w:r>
              <w:rPr>
                <w:rStyle w:val="32"/>
                <w:rFonts w:cs="Courier New"/>
                <w:color w:val="auto"/>
                <w:sz w:val="18"/>
                <w:szCs w:val="18"/>
                <w:highlight w:val="none"/>
                <w:shd w:val="clear" w:color="auto" w:fill="F9F9F9"/>
              </w:rPr>
              <w:t>(.)\1</w:t>
            </w:r>
            <w:r>
              <w:rPr>
                <w:rFonts w:hint="eastAsia" w:ascii="宋体" w:hAnsi="宋体" w:cs="Arial"/>
                <w:color w:val="auto"/>
                <w:sz w:val="18"/>
                <w:szCs w:val="18"/>
                <w:highlight w:val="none"/>
              </w:rPr>
              <w:t>”匹配两个连续的相同字符</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w:t>
            </w:r>
            <w:r>
              <w:rPr>
                <w:rFonts w:ascii="宋体" w:hAnsi="宋体"/>
                <w:b/>
                <w:bCs/>
                <w:i/>
                <w:iCs/>
                <w:color w:val="auto"/>
                <w:sz w:val="18"/>
                <w:szCs w:val="18"/>
                <w:highlight w:val="none"/>
              </w:rPr>
              <w:t>n</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hint="eastAsia" w:ascii="宋体" w:hAnsi="宋体" w:cs="Arial"/>
                <w:color w:val="auto"/>
                <w:sz w:val="18"/>
                <w:szCs w:val="18"/>
                <w:highlight w:val="none"/>
              </w:rPr>
              <w:t>标识一个八进制转义值或一个向后引用。如果\</w:t>
            </w:r>
            <w:r>
              <w:rPr>
                <w:rFonts w:ascii="宋体" w:hAnsi="宋体"/>
                <w:i/>
                <w:iCs/>
                <w:color w:val="auto"/>
                <w:sz w:val="18"/>
                <w:szCs w:val="18"/>
                <w:highlight w:val="none"/>
              </w:rPr>
              <w:t>n</w:t>
            </w:r>
            <w:r>
              <w:rPr>
                <w:rFonts w:hint="eastAsia" w:ascii="宋体" w:hAnsi="宋体" w:cs="Arial"/>
                <w:color w:val="auto"/>
                <w:sz w:val="18"/>
                <w:szCs w:val="18"/>
                <w:highlight w:val="none"/>
              </w:rPr>
              <w:t>之前至少</w:t>
            </w:r>
            <w:r>
              <w:rPr>
                <w:rFonts w:ascii="宋体" w:hAnsi="宋体"/>
                <w:i/>
                <w:iCs/>
                <w:color w:val="auto"/>
                <w:sz w:val="18"/>
                <w:szCs w:val="18"/>
                <w:highlight w:val="none"/>
              </w:rPr>
              <w:t>n</w:t>
            </w:r>
            <w:r>
              <w:rPr>
                <w:rFonts w:hint="eastAsia" w:ascii="宋体" w:hAnsi="宋体" w:cs="Arial"/>
                <w:color w:val="auto"/>
                <w:sz w:val="18"/>
                <w:szCs w:val="18"/>
                <w:highlight w:val="none"/>
              </w:rPr>
              <w:t>个获取的子表达式，则</w:t>
            </w:r>
            <w:r>
              <w:rPr>
                <w:rFonts w:ascii="宋体" w:hAnsi="宋体"/>
                <w:i/>
                <w:iCs/>
                <w:color w:val="auto"/>
                <w:sz w:val="18"/>
                <w:szCs w:val="18"/>
                <w:highlight w:val="none"/>
              </w:rPr>
              <w:t>n</w:t>
            </w:r>
            <w:r>
              <w:rPr>
                <w:rFonts w:hint="eastAsia" w:ascii="宋体" w:hAnsi="宋体" w:cs="Arial"/>
                <w:color w:val="auto"/>
                <w:sz w:val="18"/>
                <w:szCs w:val="18"/>
                <w:highlight w:val="none"/>
              </w:rPr>
              <w:t>为向后引用。否则，如果</w:t>
            </w:r>
            <w:r>
              <w:rPr>
                <w:rFonts w:ascii="宋体" w:hAnsi="宋体"/>
                <w:i/>
                <w:iCs/>
                <w:color w:val="auto"/>
                <w:sz w:val="18"/>
                <w:szCs w:val="18"/>
                <w:highlight w:val="none"/>
              </w:rPr>
              <w:t>n</w:t>
            </w:r>
            <w:r>
              <w:rPr>
                <w:rFonts w:hint="eastAsia" w:ascii="宋体" w:hAnsi="宋体" w:cs="Arial"/>
                <w:color w:val="auto"/>
                <w:sz w:val="18"/>
                <w:szCs w:val="18"/>
                <w:highlight w:val="none"/>
              </w:rPr>
              <w:t>为八进制数字（0-7），则</w:t>
            </w:r>
            <w:r>
              <w:rPr>
                <w:rFonts w:ascii="宋体" w:hAnsi="宋体"/>
                <w:i/>
                <w:iCs/>
                <w:color w:val="auto"/>
                <w:sz w:val="18"/>
                <w:szCs w:val="18"/>
                <w:highlight w:val="none"/>
              </w:rPr>
              <w:t>n</w:t>
            </w:r>
            <w:r>
              <w:rPr>
                <w:rFonts w:hint="eastAsia" w:ascii="宋体" w:hAnsi="宋体" w:cs="Arial"/>
                <w:color w:val="auto"/>
                <w:sz w:val="18"/>
                <w:szCs w:val="18"/>
                <w:highlight w:val="none"/>
              </w:rPr>
              <w:t>为一个八进制转义值</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w:t>
            </w:r>
            <w:r>
              <w:rPr>
                <w:rFonts w:ascii="宋体" w:hAnsi="宋体"/>
                <w:b/>
                <w:bCs/>
                <w:i/>
                <w:iCs/>
                <w:color w:val="auto"/>
                <w:sz w:val="18"/>
                <w:szCs w:val="18"/>
                <w:highlight w:val="none"/>
              </w:rPr>
              <w:t>nm</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hint="eastAsia" w:ascii="宋体" w:hAnsi="宋体" w:cs="Arial"/>
                <w:color w:val="auto"/>
                <w:sz w:val="18"/>
                <w:szCs w:val="18"/>
                <w:highlight w:val="none"/>
              </w:rPr>
              <w:t>标识一个八进制转义值或一个向后引用。如果\</w:t>
            </w:r>
            <w:r>
              <w:rPr>
                <w:rFonts w:ascii="宋体" w:hAnsi="宋体"/>
                <w:i/>
                <w:iCs/>
                <w:color w:val="auto"/>
                <w:sz w:val="18"/>
                <w:szCs w:val="18"/>
                <w:highlight w:val="none"/>
              </w:rPr>
              <w:t>nm</w:t>
            </w:r>
            <w:r>
              <w:rPr>
                <w:rFonts w:hint="eastAsia" w:ascii="宋体" w:hAnsi="宋体" w:cs="Arial"/>
                <w:color w:val="auto"/>
                <w:sz w:val="18"/>
                <w:szCs w:val="18"/>
                <w:highlight w:val="none"/>
              </w:rPr>
              <w:t>之前至少有</w:t>
            </w:r>
            <w:r>
              <w:rPr>
                <w:rFonts w:ascii="宋体" w:hAnsi="宋体"/>
                <w:i/>
                <w:iCs/>
                <w:color w:val="auto"/>
                <w:sz w:val="18"/>
                <w:szCs w:val="18"/>
                <w:highlight w:val="none"/>
              </w:rPr>
              <w:t>nm</w:t>
            </w:r>
            <w:r>
              <w:rPr>
                <w:rFonts w:hint="eastAsia" w:ascii="宋体" w:hAnsi="宋体" w:cs="Arial"/>
                <w:color w:val="auto"/>
                <w:sz w:val="18"/>
                <w:szCs w:val="18"/>
                <w:highlight w:val="none"/>
              </w:rPr>
              <w:t>个获得子表达式，则</w:t>
            </w:r>
            <w:r>
              <w:rPr>
                <w:rFonts w:ascii="宋体" w:hAnsi="宋体"/>
                <w:i/>
                <w:iCs/>
                <w:color w:val="auto"/>
                <w:sz w:val="18"/>
                <w:szCs w:val="18"/>
                <w:highlight w:val="none"/>
              </w:rPr>
              <w:t>nm</w:t>
            </w:r>
            <w:r>
              <w:rPr>
                <w:rFonts w:hint="eastAsia" w:ascii="宋体" w:hAnsi="宋体" w:cs="Arial"/>
                <w:color w:val="auto"/>
                <w:sz w:val="18"/>
                <w:szCs w:val="18"/>
                <w:highlight w:val="none"/>
              </w:rPr>
              <w:t>为向后引用。如果\</w:t>
            </w:r>
            <w:r>
              <w:rPr>
                <w:rFonts w:ascii="宋体" w:hAnsi="宋体"/>
                <w:i/>
                <w:iCs/>
                <w:color w:val="auto"/>
                <w:sz w:val="18"/>
                <w:szCs w:val="18"/>
                <w:highlight w:val="none"/>
              </w:rPr>
              <w:t>nm</w:t>
            </w:r>
            <w:r>
              <w:rPr>
                <w:rFonts w:hint="eastAsia" w:ascii="宋体" w:hAnsi="宋体" w:cs="Arial"/>
                <w:color w:val="auto"/>
                <w:sz w:val="18"/>
                <w:szCs w:val="18"/>
                <w:highlight w:val="none"/>
              </w:rPr>
              <w:t>之前至少有</w:t>
            </w:r>
            <w:r>
              <w:rPr>
                <w:rFonts w:ascii="宋体" w:hAnsi="宋体"/>
                <w:i/>
                <w:iCs/>
                <w:color w:val="auto"/>
                <w:sz w:val="18"/>
                <w:szCs w:val="18"/>
                <w:highlight w:val="none"/>
              </w:rPr>
              <w:t>n</w:t>
            </w:r>
            <w:r>
              <w:rPr>
                <w:rFonts w:hint="eastAsia" w:ascii="宋体" w:hAnsi="宋体" w:cs="Arial"/>
                <w:color w:val="auto"/>
                <w:sz w:val="18"/>
                <w:szCs w:val="18"/>
                <w:highlight w:val="none"/>
              </w:rPr>
              <w:t>个获取，则</w:t>
            </w:r>
            <w:r>
              <w:rPr>
                <w:rFonts w:ascii="宋体" w:hAnsi="宋体"/>
                <w:i/>
                <w:iCs/>
                <w:color w:val="auto"/>
                <w:sz w:val="18"/>
                <w:szCs w:val="18"/>
                <w:highlight w:val="none"/>
              </w:rPr>
              <w:t>n</w:t>
            </w:r>
            <w:r>
              <w:rPr>
                <w:rFonts w:hint="eastAsia" w:ascii="宋体" w:hAnsi="宋体" w:cs="Arial"/>
                <w:color w:val="auto"/>
                <w:sz w:val="18"/>
                <w:szCs w:val="18"/>
                <w:highlight w:val="none"/>
              </w:rPr>
              <w:t>为一个后跟文字</w:t>
            </w:r>
            <w:r>
              <w:rPr>
                <w:rFonts w:ascii="宋体" w:hAnsi="宋体"/>
                <w:i/>
                <w:iCs/>
                <w:color w:val="auto"/>
                <w:sz w:val="18"/>
                <w:szCs w:val="18"/>
                <w:highlight w:val="none"/>
              </w:rPr>
              <w:t>m</w:t>
            </w:r>
            <w:r>
              <w:rPr>
                <w:rFonts w:hint="eastAsia" w:ascii="宋体" w:hAnsi="宋体" w:cs="Arial"/>
                <w:color w:val="auto"/>
                <w:sz w:val="18"/>
                <w:szCs w:val="18"/>
                <w:highlight w:val="none"/>
              </w:rPr>
              <w:t>的向后引用。如果前面的条件都不满足，若</w:t>
            </w:r>
            <w:r>
              <w:rPr>
                <w:rFonts w:ascii="宋体" w:hAnsi="宋体"/>
                <w:i/>
                <w:iCs/>
                <w:color w:val="auto"/>
                <w:sz w:val="18"/>
                <w:szCs w:val="18"/>
                <w:highlight w:val="none"/>
              </w:rPr>
              <w:t>n</w:t>
            </w:r>
            <w:r>
              <w:rPr>
                <w:rFonts w:hint="eastAsia" w:ascii="宋体" w:hAnsi="宋体" w:cs="Arial"/>
                <w:color w:val="auto"/>
                <w:sz w:val="18"/>
                <w:szCs w:val="18"/>
                <w:highlight w:val="none"/>
              </w:rPr>
              <w:t>和</w:t>
            </w:r>
            <w:r>
              <w:rPr>
                <w:rFonts w:ascii="宋体" w:hAnsi="宋体"/>
                <w:i/>
                <w:iCs/>
                <w:color w:val="auto"/>
                <w:sz w:val="18"/>
                <w:szCs w:val="18"/>
                <w:highlight w:val="none"/>
              </w:rPr>
              <w:t>m</w:t>
            </w:r>
            <w:r>
              <w:rPr>
                <w:rFonts w:hint="eastAsia" w:ascii="宋体" w:hAnsi="宋体" w:cs="Arial"/>
                <w:color w:val="auto"/>
                <w:sz w:val="18"/>
                <w:szCs w:val="18"/>
                <w:highlight w:val="none"/>
              </w:rPr>
              <w:t>均为八进制数字（0-7），则\</w:t>
            </w:r>
            <w:r>
              <w:rPr>
                <w:rFonts w:ascii="宋体" w:hAnsi="宋体"/>
                <w:i/>
                <w:iCs/>
                <w:color w:val="auto"/>
                <w:sz w:val="18"/>
                <w:szCs w:val="18"/>
                <w:highlight w:val="none"/>
              </w:rPr>
              <w:t>nm</w:t>
            </w:r>
            <w:r>
              <w:rPr>
                <w:rFonts w:hint="eastAsia" w:ascii="宋体" w:hAnsi="宋体" w:cs="Arial"/>
                <w:color w:val="auto"/>
                <w:sz w:val="18"/>
                <w:szCs w:val="18"/>
                <w:highlight w:val="none"/>
              </w:rPr>
              <w:t>将匹配八进制转义值</w:t>
            </w:r>
            <w:r>
              <w:rPr>
                <w:rFonts w:ascii="宋体" w:hAnsi="宋体"/>
                <w:i/>
                <w:iCs/>
                <w:color w:val="auto"/>
                <w:sz w:val="18"/>
                <w:szCs w:val="18"/>
                <w:highlight w:val="none"/>
              </w:rPr>
              <w:t>nm</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w:t>
            </w:r>
            <w:r>
              <w:rPr>
                <w:rFonts w:ascii="宋体" w:hAnsi="宋体"/>
                <w:b/>
                <w:bCs/>
                <w:i/>
                <w:iCs/>
                <w:color w:val="auto"/>
                <w:sz w:val="18"/>
                <w:szCs w:val="18"/>
                <w:highlight w:val="none"/>
              </w:rPr>
              <w:t>nml</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hint="eastAsia" w:ascii="宋体" w:hAnsi="宋体" w:cs="Arial"/>
                <w:color w:val="auto"/>
                <w:sz w:val="18"/>
                <w:szCs w:val="18"/>
                <w:highlight w:val="none"/>
              </w:rPr>
              <w:t>如果</w:t>
            </w:r>
            <w:r>
              <w:rPr>
                <w:rFonts w:ascii="宋体" w:hAnsi="宋体"/>
                <w:i/>
                <w:iCs/>
                <w:color w:val="auto"/>
                <w:sz w:val="18"/>
                <w:szCs w:val="18"/>
                <w:highlight w:val="none"/>
              </w:rPr>
              <w:t>n</w:t>
            </w:r>
            <w:r>
              <w:rPr>
                <w:rFonts w:hint="eastAsia" w:ascii="宋体" w:hAnsi="宋体" w:cs="Arial"/>
                <w:color w:val="auto"/>
                <w:sz w:val="18"/>
                <w:szCs w:val="18"/>
                <w:highlight w:val="none"/>
              </w:rPr>
              <w:t>为八进制数字（0-3），且</w:t>
            </w:r>
            <w:r>
              <w:rPr>
                <w:rFonts w:ascii="宋体" w:hAnsi="宋体"/>
                <w:i/>
                <w:iCs/>
                <w:color w:val="auto"/>
                <w:sz w:val="18"/>
                <w:szCs w:val="18"/>
                <w:highlight w:val="none"/>
              </w:rPr>
              <w:t>m和l</w:t>
            </w:r>
            <w:r>
              <w:rPr>
                <w:rFonts w:hint="eastAsia" w:ascii="宋体" w:hAnsi="宋体" w:cs="Arial"/>
                <w:color w:val="auto"/>
                <w:sz w:val="18"/>
                <w:szCs w:val="18"/>
                <w:highlight w:val="none"/>
              </w:rPr>
              <w:t>均为八进制数字（0-7），则匹配八进制转义值</w:t>
            </w:r>
            <w:r>
              <w:rPr>
                <w:rFonts w:ascii="宋体" w:hAnsi="宋体"/>
                <w:i/>
                <w:iCs/>
                <w:color w:val="auto"/>
                <w:sz w:val="18"/>
                <w:szCs w:val="18"/>
                <w:highlight w:val="none"/>
              </w:rPr>
              <w:t>nm</w:t>
            </w:r>
            <w:r>
              <w:rPr>
                <w:rFonts w:hint="eastAsia" w:ascii="宋体" w:hAnsi="宋体" w:cs="Arial"/>
                <w:color w:val="auto"/>
                <w:sz w:val="18"/>
                <w:szCs w:val="18"/>
                <w:highlight w:val="none"/>
              </w:rPr>
              <w:t>l</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15" w:type="dxa"/>
            <w:left w:w="15" w:type="dxa"/>
            <w:bottom w:w="15" w:type="dxa"/>
            <w:right w:w="15" w:type="dxa"/>
          </w:tblCellMar>
        </w:tblPrEx>
        <w:tc>
          <w:tcPr>
            <w:tcW w:w="1366" w:type="dxa"/>
            <w:tcBorders>
              <w:top w:val="single" w:color="AAAAAA" w:sz="6" w:space="0"/>
              <w:left w:val="single" w:color="AAAAAA" w:sz="6" w:space="0"/>
              <w:bottom w:val="single" w:color="AAAAAA" w:sz="6" w:space="0"/>
              <w:right w:val="single" w:color="AAAAAA" w:sz="6" w:space="0"/>
            </w:tcBorders>
            <w:shd w:val="clear" w:color="auto" w:fill="F2F2F2"/>
            <w:tcMar>
              <w:top w:w="48" w:type="dxa"/>
              <w:left w:w="48" w:type="dxa"/>
              <w:bottom w:w="48" w:type="dxa"/>
              <w:right w:w="48" w:type="dxa"/>
            </w:tcMar>
            <w:vAlign w:val="center"/>
          </w:tcPr>
          <w:p>
            <w:pPr>
              <w:spacing w:before="156" w:after="156" w:line="330" w:lineRule="atLeast"/>
              <w:ind w:firstLine="361"/>
              <w:jc w:val="center"/>
              <w:rPr>
                <w:rFonts w:ascii="宋体" w:hAnsi="宋体" w:cs="Arial"/>
                <w:b/>
                <w:bCs/>
                <w:color w:val="auto"/>
                <w:sz w:val="18"/>
                <w:szCs w:val="18"/>
                <w:highlight w:val="none"/>
              </w:rPr>
            </w:pPr>
            <w:r>
              <w:rPr>
                <w:rFonts w:ascii="宋体" w:hAnsi="宋体" w:cs="Arial"/>
                <w:b/>
                <w:bCs/>
                <w:color w:val="auto"/>
                <w:sz w:val="18"/>
                <w:szCs w:val="18"/>
                <w:highlight w:val="none"/>
              </w:rPr>
              <w:t>\u</w:t>
            </w:r>
            <w:r>
              <w:rPr>
                <w:rFonts w:ascii="宋体" w:hAnsi="宋体"/>
                <w:b/>
                <w:bCs/>
                <w:i/>
                <w:iCs/>
                <w:color w:val="auto"/>
                <w:sz w:val="18"/>
                <w:szCs w:val="18"/>
                <w:highlight w:val="none"/>
              </w:rPr>
              <w:t>n</w:t>
            </w:r>
          </w:p>
        </w:tc>
        <w:tc>
          <w:tcPr>
            <w:tcW w:w="7036" w:type="dxa"/>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156" w:after="156" w:line="330" w:lineRule="atLeast"/>
              <w:ind w:firstLine="180" w:firstLineChars="100"/>
              <w:rPr>
                <w:rFonts w:ascii="宋体" w:hAnsi="宋体" w:cs="Arial"/>
                <w:color w:val="auto"/>
                <w:sz w:val="18"/>
                <w:szCs w:val="18"/>
                <w:highlight w:val="none"/>
              </w:rPr>
            </w:pPr>
            <w:r>
              <w:rPr>
                <w:rFonts w:hint="eastAsia" w:ascii="宋体" w:hAnsi="宋体" w:cs="Arial"/>
                <w:color w:val="auto"/>
                <w:sz w:val="18"/>
                <w:szCs w:val="18"/>
                <w:highlight w:val="none"/>
              </w:rPr>
              <w:t>匹配</w:t>
            </w:r>
            <w:r>
              <w:rPr>
                <w:rFonts w:ascii="宋体" w:hAnsi="宋体"/>
                <w:i/>
                <w:iCs/>
                <w:color w:val="auto"/>
                <w:sz w:val="18"/>
                <w:szCs w:val="18"/>
                <w:highlight w:val="none"/>
              </w:rPr>
              <w:t>n</w:t>
            </w:r>
            <w:r>
              <w:rPr>
                <w:rFonts w:hint="eastAsia" w:ascii="宋体" w:hAnsi="宋体" w:cs="Arial"/>
                <w:color w:val="auto"/>
                <w:sz w:val="18"/>
                <w:szCs w:val="18"/>
                <w:highlight w:val="none"/>
              </w:rPr>
              <w:t>，其中</w:t>
            </w:r>
            <w:r>
              <w:rPr>
                <w:rFonts w:ascii="宋体" w:hAnsi="宋体"/>
                <w:i/>
                <w:iCs/>
                <w:color w:val="auto"/>
                <w:sz w:val="18"/>
                <w:szCs w:val="18"/>
                <w:highlight w:val="none"/>
              </w:rPr>
              <w:t>n</w:t>
            </w:r>
            <w:r>
              <w:rPr>
                <w:rFonts w:hint="eastAsia" w:ascii="宋体" w:hAnsi="宋体" w:cs="Arial"/>
                <w:color w:val="auto"/>
                <w:sz w:val="18"/>
                <w:szCs w:val="18"/>
                <w:highlight w:val="none"/>
              </w:rPr>
              <w:t>是一个用四个十六进制数字表示的Unicode字符。例如，\u00A9匹配版权符号（©）</w:t>
            </w:r>
          </w:p>
        </w:tc>
      </w:tr>
    </w:tbl>
    <w:p>
      <w:pPr>
        <w:spacing w:before="156" w:after="156"/>
        <w:ind w:firstLine="880"/>
        <w:rPr>
          <w:rFonts w:eastAsia="微软雅黑"/>
          <w:color w:val="auto"/>
          <w:kern w:val="44"/>
          <w:sz w:val="44"/>
          <w:highlight w:val="none"/>
        </w:rPr>
      </w:pPr>
    </w:p>
    <w:p>
      <w:pPr>
        <w:pStyle w:val="2"/>
        <w:rPr>
          <w:color w:val="auto"/>
          <w:highlight w:val="none"/>
        </w:rPr>
      </w:pPr>
      <w:bookmarkStart w:id="81" w:name="_Toc31998"/>
      <w:r>
        <w:rPr>
          <w:rFonts w:hint="eastAsia"/>
          <w:color w:val="auto"/>
          <w:highlight w:val="none"/>
        </w:rPr>
        <w:t>附录B  MySql数据库事物隔离级别</w:t>
      </w:r>
      <w:bookmarkEnd w:id="81"/>
    </w:p>
    <w:p>
      <w:pPr>
        <w:widowControl/>
        <w:shd w:val="clear" w:color="auto" w:fill="FFFFFF"/>
        <w:spacing w:after="156" w:line="378" w:lineRule="atLeast"/>
        <w:jc w:val="left"/>
        <w:rPr>
          <w:bCs/>
          <w:color w:val="auto"/>
          <w:highlight w:val="none"/>
        </w:rPr>
      </w:pPr>
      <w:r>
        <w:rPr>
          <w:rFonts w:hint="eastAsia"/>
          <w:bCs/>
          <w:color w:val="auto"/>
          <w:highlight w:val="none"/>
        </w:rPr>
        <w:tab/>
      </w:r>
      <w:r>
        <w:rPr>
          <w:rFonts w:hint="eastAsia"/>
          <w:bCs/>
          <w:color w:val="auto"/>
          <w:highlight w:val="none"/>
        </w:rPr>
        <w:t>在Mysql数据库调优中，总会提到数据库事物隔离级别，但很多测试人员不懂数，在这里进行简要说明。数据库事务隔离级别分为4中：</w:t>
      </w:r>
    </w:p>
    <w:p>
      <w:pPr>
        <w:widowControl/>
        <w:shd w:val="clear" w:color="auto" w:fill="FFFFFF"/>
        <w:spacing w:after="156" w:line="378" w:lineRule="atLeast"/>
        <w:jc w:val="left"/>
        <w:rPr>
          <w:b/>
          <w:bCs/>
          <w:color w:val="auto"/>
          <w:highlight w:val="none"/>
        </w:rPr>
      </w:pPr>
      <w:r>
        <w:rPr>
          <w:rFonts w:hint="eastAsia"/>
          <w:b/>
          <w:bCs/>
          <w:color w:val="auto"/>
          <w:highlight w:val="none"/>
        </w:rPr>
        <w:t xml:space="preserve">1. </w:t>
      </w:r>
      <w:r>
        <w:rPr>
          <w:b/>
          <w:bCs/>
          <w:color w:val="auto"/>
          <w:highlight w:val="none"/>
        </w:rPr>
        <w:t>Read Uncommitted（读取未提交内容）</w:t>
      </w:r>
    </w:p>
    <w:p>
      <w:pPr>
        <w:widowControl/>
        <w:shd w:val="clear" w:color="auto" w:fill="FFFFFF"/>
        <w:spacing w:after="156" w:line="378" w:lineRule="atLeast"/>
        <w:jc w:val="left"/>
        <w:rPr>
          <w:bCs/>
          <w:color w:val="auto"/>
          <w:highlight w:val="none"/>
        </w:rPr>
      </w:pPr>
      <w:r>
        <w:rPr>
          <w:bCs/>
          <w:color w:val="auto"/>
          <w:highlight w:val="none"/>
        </w:rPr>
        <w:t>       在该隔离级别，所有事务都可以看到其他未提交事务的执行结果。本隔离级别很少用于实际应用，因为它的性能也不比其他级别好多少。读取未提交的数据，也被称之为脏读（Dirty Read）。</w:t>
      </w:r>
      <w:r>
        <w:rPr>
          <w:bCs/>
          <w:color w:val="auto"/>
          <w:highlight w:val="none"/>
        </w:rPr>
        <w:br w:type="textWrapping"/>
      </w:r>
      <w:r>
        <w:rPr>
          <w:rFonts w:hint="eastAsia"/>
          <w:b/>
          <w:bCs/>
          <w:color w:val="auto"/>
          <w:highlight w:val="none"/>
        </w:rPr>
        <w:t xml:space="preserve">2. </w:t>
      </w:r>
      <w:r>
        <w:rPr>
          <w:b/>
          <w:bCs/>
          <w:color w:val="auto"/>
          <w:highlight w:val="none"/>
        </w:rPr>
        <w:t>Read Committed（读取提交内容）</w:t>
      </w:r>
    </w:p>
    <w:p>
      <w:pPr>
        <w:widowControl/>
        <w:shd w:val="clear" w:color="auto" w:fill="FFFFFF"/>
        <w:spacing w:after="156" w:line="378" w:lineRule="atLeast"/>
        <w:jc w:val="left"/>
        <w:rPr>
          <w:bCs/>
          <w:color w:val="auto"/>
          <w:highlight w:val="none"/>
        </w:rPr>
      </w:pPr>
      <w:r>
        <w:rPr>
          <w:bCs/>
          <w:color w:val="auto"/>
          <w:highlight w:val="none"/>
        </w:rPr>
        <w:t>       这是大多数数据库系统的默认隔离级别（但不是MySQL默认的）。它满足了隔离的简单定义：一个事务只能看见已经提交事务所做的改变。这种隔离级别 也支持所谓的不可重复读（Nonrepeatable Read），因为同一事务的其他实例在该实例处理其间可能会有新的commit，所以同一select可能返回不同结果。</w:t>
      </w:r>
      <w:r>
        <w:rPr>
          <w:bCs/>
          <w:color w:val="auto"/>
          <w:highlight w:val="none"/>
        </w:rPr>
        <w:br w:type="textWrapping"/>
      </w:r>
      <w:r>
        <w:rPr>
          <w:rFonts w:hint="eastAsia"/>
          <w:b/>
          <w:bCs/>
          <w:color w:val="auto"/>
          <w:highlight w:val="none"/>
        </w:rPr>
        <w:t xml:space="preserve">3. </w:t>
      </w:r>
      <w:r>
        <w:rPr>
          <w:b/>
          <w:bCs/>
          <w:color w:val="auto"/>
          <w:highlight w:val="none"/>
        </w:rPr>
        <w:t>Repeatable Read（可重读）</w:t>
      </w:r>
    </w:p>
    <w:p>
      <w:pPr>
        <w:widowControl/>
        <w:shd w:val="clear" w:color="auto" w:fill="FFFFFF"/>
        <w:spacing w:after="156" w:line="378" w:lineRule="atLeast"/>
        <w:jc w:val="left"/>
        <w:rPr>
          <w:bCs/>
          <w:color w:val="auto"/>
          <w:highlight w:val="none"/>
        </w:rPr>
      </w:pPr>
      <w:r>
        <w:rPr>
          <w:bCs/>
          <w:color w:val="auto"/>
          <w:highlight w:val="none"/>
        </w:rPr>
        <w:t>       这是MySQL的默认事务隔离级别，它确保同一事务的多个实例在并发读取数据时，会看到同样的数据行。不过理论上，这会导致另一个棘手的问题：幻读 （Phantom Read）。简单的说，幻读指当用户读取某一范围的数据行时，另一个事务又在该范围内插入了新行，当用户再读取该范围的数据行时，会发现有新的“幻影” 行。InnoDB和Falcon存储引擎通过多版本并发控制（MVCC，Multiversion Concurrency Control）机制解决了该问题。</w:t>
      </w:r>
    </w:p>
    <w:p>
      <w:pPr>
        <w:widowControl/>
        <w:shd w:val="clear" w:color="auto" w:fill="FFFFFF"/>
        <w:spacing w:after="156" w:line="378" w:lineRule="atLeast"/>
        <w:jc w:val="left"/>
        <w:rPr>
          <w:bCs/>
          <w:color w:val="auto"/>
          <w:highlight w:val="none"/>
        </w:rPr>
      </w:pPr>
      <w:r>
        <w:rPr>
          <w:rFonts w:hint="eastAsia"/>
          <w:b/>
          <w:bCs/>
          <w:color w:val="auto"/>
          <w:highlight w:val="none"/>
        </w:rPr>
        <w:t xml:space="preserve">4. </w:t>
      </w:r>
      <w:r>
        <w:rPr>
          <w:b/>
          <w:bCs/>
          <w:color w:val="auto"/>
          <w:highlight w:val="none"/>
        </w:rPr>
        <w:t>Serializable（可串行化） </w:t>
      </w:r>
      <w:r>
        <w:rPr>
          <w:bCs/>
          <w:color w:val="auto"/>
          <w:highlight w:val="none"/>
        </w:rPr>
        <w:br w:type="textWrapping"/>
      </w:r>
      <w:r>
        <w:rPr>
          <w:bCs/>
          <w:color w:val="auto"/>
          <w:highlight w:val="none"/>
        </w:rPr>
        <w:t>       这是最高的隔离级别，它通过强制事务排序，使之不可能相互冲突，从而解决幻读问题。简言之，它是在每个读的数据行上加上共享锁。在这个级别，可能导致大量的超时现象和锁竞争。</w:t>
      </w:r>
    </w:p>
    <w:p>
      <w:pPr>
        <w:widowControl/>
        <w:shd w:val="clear" w:color="auto" w:fill="FFFFFF"/>
        <w:spacing w:after="156" w:line="378" w:lineRule="atLeast"/>
        <w:jc w:val="left"/>
        <w:rPr>
          <w:bCs/>
          <w:color w:val="auto"/>
          <w:highlight w:val="none"/>
        </w:rPr>
      </w:pPr>
      <w:r>
        <w:rPr>
          <w:bCs/>
          <w:color w:val="auto"/>
          <w:highlight w:val="none"/>
        </w:rPr>
        <w:t>         这四种隔离级别采取不同的锁类型来实现，若读取的是同一个数据的话，就容易发生问题。例如：</w:t>
      </w:r>
    </w:p>
    <w:p>
      <w:pPr>
        <w:widowControl/>
        <w:shd w:val="clear" w:color="auto" w:fill="FFFFFF"/>
        <w:spacing w:after="156" w:line="378" w:lineRule="atLeast"/>
        <w:jc w:val="left"/>
        <w:rPr>
          <w:bCs/>
          <w:color w:val="auto"/>
          <w:highlight w:val="none"/>
        </w:rPr>
      </w:pPr>
      <w:r>
        <w:rPr>
          <w:bCs/>
          <w:color w:val="auto"/>
          <w:highlight w:val="none"/>
        </w:rPr>
        <w:t>         脏读</w:t>
      </w:r>
      <w:r>
        <w:rPr>
          <w:rFonts w:hint="eastAsia"/>
          <w:bCs/>
          <w:color w:val="auto"/>
          <w:highlight w:val="none"/>
        </w:rPr>
        <w:t>（</w:t>
      </w:r>
      <w:r>
        <w:rPr>
          <w:bCs/>
          <w:color w:val="auto"/>
          <w:highlight w:val="none"/>
        </w:rPr>
        <w:t>Drity Read</w:t>
      </w:r>
      <w:r>
        <w:rPr>
          <w:rFonts w:hint="eastAsia"/>
          <w:bCs/>
          <w:color w:val="auto"/>
          <w:highlight w:val="none"/>
        </w:rPr>
        <w:t>）</w:t>
      </w:r>
      <w:r>
        <w:rPr>
          <w:bCs/>
          <w:color w:val="auto"/>
          <w:highlight w:val="none"/>
        </w:rPr>
        <w:t>：某个事务已更新一份数据，另一个事务在此时读取了同一份数据，由于某些原因，前一个RollBack了操作，则后一个事务所读取的数据就会是不正确的。</w:t>
      </w:r>
    </w:p>
    <w:p>
      <w:pPr>
        <w:widowControl/>
        <w:shd w:val="clear" w:color="auto" w:fill="FFFFFF"/>
        <w:spacing w:after="156" w:line="378" w:lineRule="atLeast"/>
        <w:jc w:val="left"/>
        <w:rPr>
          <w:bCs/>
          <w:color w:val="auto"/>
          <w:highlight w:val="none"/>
        </w:rPr>
      </w:pPr>
      <w:r>
        <w:rPr>
          <w:bCs/>
          <w:color w:val="auto"/>
          <w:highlight w:val="none"/>
        </w:rPr>
        <w:t>         不可重复读</w:t>
      </w:r>
      <w:r>
        <w:rPr>
          <w:rFonts w:hint="eastAsia"/>
          <w:bCs/>
          <w:color w:val="auto"/>
          <w:highlight w:val="none"/>
        </w:rPr>
        <w:t>（</w:t>
      </w:r>
      <w:r>
        <w:rPr>
          <w:bCs/>
          <w:color w:val="auto"/>
          <w:highlight w:val="none"/>
        </w:rPr>
        <w:t>Non-repeatable read</w:t>
      </w:r>
      <w:r>
        <w:rPr>
          <w:rFonts w:hint="eastAsia"/>
          <w:bCs/>
          <w:color w:val="auto"/>
          <w:highlight w:val="none"/>
        </w:rPr>
        <w:t>）：</w:t>
      </w:r>
      <w:r>
        <w:rPr>
          <w:bCs/>
          <w:color w:val="auto"/>
          <w:highlight w:val="none"/>
        </w:rPr>
        <w:t>在一个事务的两次查询之中数据不一致，这可能是两次查询过程中间插入了一个事务更新的原有的数据。</w:t>
      </w:r>
    </w:p>
    <w:p>
      <w:pPr>
        <w:widowControl/>
        <w:shd w:val="clear" w:color="auto" w:fill="FFFFFF"/>
        <w:spacing w:after="156" w:line="378" w:lineRule="atLeast"/>
        <w:jc w:val="left"/>
        <w:rPr>
          <w:bCs/>
          <w:color w:val="auto"/>
          <w:highlight w:val="none"/>
        </w:rPr>
      </w:pPr>
      <w:r>
        <w:rPr>
          <w:bCs/>
          <w:color w:val="auto"/>
          <w:highlight w:val="none"/>
        </w:rPr>
        <w:t>         幻读</w:t>
      </w:r>
      <w:r>
        <w:rPr>
          <w:rFonts w:hint="eastAsia"/>
          <w:bCs/>
          <w:color w:val="auto"/>
          <w:highlight w:val="none"/>
        </w:rPr>
        <w:t>（</w:t>
      </w:r>
      <w:r>
        <w:rPr>
          <w:bCs/>
          <w:color w:val="auto"/>
          <w:highlight w:val="none"/>
        </w:rPr>
        <w:t>Phantom Read</w:t>
      </w:r>
      <w:r>
        <w:rPr>
          <w:rFonts w:hint="eastAsia"/>
          <w:bCs/>
          <w:color w:val="auto"/>
          <w:highlight w:val="none"/>
        </w:rPr>
        <w:t>）：</w:t>
      </w:r>
      <w:r>
        <w:rPr>
          <w:bCs/>
          <w:color w:val="auto"/>
          <w:highlight w:val="none"/>
        </w:rPr>
        <w:t>在一个事务的两次查询中数据笔数不一致，例如有一个事务查询了几列(Row)数据，而另一个事务却在此时插入了新的几列数据，先前的事务在接下来的查询中，就会发现有几列数据是它先前所没有的。</w:t>
      </w:r>
    </w:p>
    <w:p>
      <w:pPr>
        <w:widowControl/>
        <w:shd w:val="clear" w:color="auto" w:fill="FFFFFF"/>
        <w:spacing w:after="156" w:line="378" w:lineRule="atLeast"/>
        <w:jc w:val="left"/>
        <w:rPr>
          <w:bCs/>
          <w:color w:val="auto"/>
          <w:highlight w:val="none"/>
        </w:rPr>
      </w:pPr>
      <w:r>
        <w:rPr>
          <w:bCs/>
          <w:color w:val="auto"/>
          <w:highlight w:val="none"/>
        </w:rPr>
        <w:t>         在MySQL中，实现了这四种隔离级别，分别有可能产生问题如下</w:t>
      </w:r>
      <w:r>
        <w:rPr>
          <w:rFonts w:hint="eastAsia"/>
          <w:bCs/>
          <w:color w:val="auto"/>
          <w:highlight w:val="none"/>
        </w:rPr>
        <w:t>表B-1所示</w:t>
      </w:r>
      <w:r>
        <w:rPr>
          <w:bCs/>
          <w:color w:val="auto"/>
          <w:highlight w:val="none"/>
        </w:rPr>
        <w:t>所示：</w:t>
      </w:r>
    </w:p>
    <w:p>
      <w:pPr>
        <w:tabs>
          <w:tab w:val="left" w:pos="420"/>
        </w:tabs>
        <w:spacing w:before="156" w:after="156"/>
        <w:ind w:left="420"/>
        <w:jc w:val="center"/>
        <w:rPr>
          <w:color w:val="auto"/>
          <w:highlight w:val="none"/>
        </w:rPr>
      </w:pPr>
      <w:r>
        <w:rPr>
          <w:rFonts w:hint="eastAsia" w:ascii="黑体" w:hAnsi="黑体" w:eastAsia="黑体" w:cs="黑体"/>
          <w:color w:val="auto"/>
          <w:sz w:val="18"/>
          <w:szCs w:val="18"/>
          <w:highlight w:val="none"/>
        </w:rPr>
        <w:t>表B-1 数据库隔离级别限制</w:t>
      </w:r>
    </w:p>
    <w:p>
      <w:pPr>
        <w:widowControl/>
        <w:shd w:val="clear" w:color="auto" w:fill="FFFFFF"/>
        <w:spacing w:after="156" w:line="378" w:lineRule="atLeast"/>
        <w:jc w:val="center"/>
        <w:rPr>
          <w:bCs/>
          <w:color w:val="auto"/>
          <w:highlight w:val="none"/>
        </w:rPr>
      </w:pPr>
      <w:r>
        <w:rPr>
          <w:bCs/>
          <w:color w:val="auto"/>
          <w:highlight w:val="none"/>
        </w:rPr>
        <w:drawing>
          <wp:inline distT="0" distB="0" distL="114300" distR="114300">
            <wp:extent cx="5276850" cy="212407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8"/>
                    <a:stretch>
                      <a:fillRect/>
                    </a:stretch>
                  </pic:blipFill>
                  <pic:spPr>
                    <a:xfrm>
                      <a:off x="0" y="0"/>
                      <a:ext cx="5276850" cy="2124075"/>
                    </a:xfrm>
                    <a:prstGeom prst="rect">
                      <a:avLst/>
                    </a:prstGeom>
                    <a:noFill/>
                    <a:ln w="9525">
                      <a:noFill/>
                      <a:miter/>
                    </a:ln>
                  </pic:spPr>
                </pic:pic>
              </a:graphicData>
            </a:graphic>
          </wp:inline>
        </w:drawing>
      </w:r>
    </w:p>
    <w:p>
      <w:pPr>
        <w:spacing w:before="156" w:after="156"/>
        <w:ind w:left="420" w:firstLine="420"/>
        <w:rPr>
          <w:color w:val="auto"/>
          <w:highlight w:val="none"/>
        </w:rPr>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fxzm" w:date="2015-10-16T10:52:00Z" w:initials="f">
    <w:p>
      <w:pPr>
        <w:pStyle w:val="12"/>
      </w:pPr>
      <w:r>
        <w:rPr>
          <w:rFonts w:hint="eastAsia"/>
        </w:rPr>
        <w:t>用于保存登录用的用户名的文件</w:t>
      </w:r>
    </w:p>
  </w:comment>
  <w:comment w:id="1" w:author="fxzm" w:date="2015-10-16T10:52:00Z" w:initials="f">
    <w:p>
      <w:pPr>
        <w:pStyle w:val="12"/>
      </w:pPr>
      <w:r>
        <w:rPr>
          <w:rFonts w:hint="eastAsia"/>
        </w:rPr>
        <w:t>用于保存登录用的用户密码的文件</w:t>
      </w:r>
    </w:p>
  </w:comment>
  <w:comment w:id="2" w:author="fxzm" w:date="2015-10-16T10:52:00Z" w:initials="f">
    <w:p>
      <w:pPr>
        <w:pStyle w:val="12"/>
      </w:pPr>
      <w:r>
        <w:rPr>
          <w:rFonts w:hint="eastAsia"/>
        </w:rPr>
        <w:t>保存服务器域名的文件</w:t>
      </w:r>
    </w:p>
  </w:comment>
  <w:comment w:id="3" w:author="fxzm" w:date="2015-10-16T10:52:00Z" w:initials="f">
    <w:p>
      <w:pPr>
        <w:pStyle w:val="12"/>
      </w:pPr>
      <w:r>
        <w:rPr>
          <w:rFonts w:hint="eastAsia"/>
        </w:rPr>
        <w:t>jwadmin用户的密码</w:t>
      </w:r>
    </w:p>
  </w:comment>
  <w:comment w:id="4" w:author="fxzm" w:date="2015-10-16T10:52:00Z" w:initials="f">
    <w:p>
      <w:pPr>
        <w:pStyle w:val="12"/>
      </w:pPr>
      <w:r>
        <w:rPr>
          <w:rFonts w:hint="eastAsia"/>
        </w:rPr>
        <w:t>1001300用户的密码</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swiss"/>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A00002EF" w:usb1="4000207B" w:usb2="00000000" w:usb3="00000000" w:csb0="2000019F"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10002FF" w:usb1="4000ACFF" w:usb2="00000009" w:usb3="00000000" w:csb0="2000019F" w:csb1="00000000"/>
  </w:font>
  <w:font w:name="Tahoma">
    <w:panose1 w:val="020B0604030504040204"/>
    <w:charset w:val="00"/>
    <w:family w:val="decorative"/>
    <w:pitch w:val="default"/>
    <w:sig w:usb0="E1002EFF" w:usb1="C000605B" w:usb2="00000029" w:usb3="00000000" w:csb0="200101FF" w:csb1="20280000"/>
  </w:font>
  <w:font w:name="黑体">
    <w:panose1 w:val="02010609060101010101"/>
    <w:charset w:val="86"/>
    <w:family w:val="swiss"/>
    <w:pitch w:val="default"/>
    <w:sig w:usb0="800002BF" w:usb1="38CF7CFA" w:usb2="00000016" w:usb3="00000000" w:csb0="00040001" w:csb1="00000000"/>
  </w:font>
  <w:font w:name="Arial">
    <w:panose1 w:val="020B0604020202020204"/>
    <w:charset w:val="00"/>
    <w:family w:val="decorative"/>
    <w:pitch w:val="default"/>
    <w:sig w:usb0="E0002AFF" w:usb1="C0007843" w:usb2="00000009" w:usb3="00000000" w:csb0="400001FF" w:csb1="FFFF0000"/>
  </w:font>
  <w:font w:name="Garamond">
    <w:panose1 w:val="02020404030301010803"/>
    <w:charset w:val="00"/>
    <w:family w:val="modern"/>
    <w:pitch w:val="default"/>
    <w:sig w:usb0="00000287" w:usb1="00000000" w:usb2="00000000" w:usb3="00000000" w:csb0="0000009F" w:csb1="DFD70000"/>
  </w:font>
  <w:font w:name="Arial Black">
    <w:panose1 w:val="020B0A04020102020204"/>
    <w:charset w:val="00"/>
    <w:family w:val="decorative"/>
    <w:pitch w:val="default"/>
    <w:sig w:usb0="00000287" w:usb1="00000000" w:usb2="00000000" w:usb3="00000000" w:csb0="2000009F" w:csb1="DFD7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10002FF" w:usb1="4000ACFF" w:usb2="00000009" w:usb3="00000000" w:csb0="2000019F" w:csb1="00000000"/>
  </w:font>
  <w:font w:name="Tahoma">
    <w:panose1 w:val="020B0604030504040204"/>
    <w:charset w:val="00"/>
    <w:family w:val="roman"/>
    <w:pitch w:val="default"/>
    <w:sig w:usb0="E1002EFF" w:usb1="C000605B" w:usb2="00000029" w:usb3="00000000" w:csb0="200101FF" w:csb1="20280000"/>
  </w:font>
  <w:font w:name="黑体">
    <w:panose1 w:val="02010609060101010101"/>
    <w:charset w:val="86"/>
    <w:family w:val="decorative"/>
    <w:pitch w:val="default"/>
    <w:sig w:usb0="800002BF" w:usb1="38CF7CFA" w:usb2="00000016" w:usb3="00000000" w:csb0="00040001" w:csb1="00000000"/>
  </w:font>
  <w:font w:name="Arial">
    <w:panose1 w:val="020B0604020202020204"/>
    <w:charset w:val="00"/>
    <w:family w:val="roman"/>
    <w:pitch w:val="default"/>
    <w:sig w:usb0="E0002AFF" w:usb1="C0007843" w:usb2="00000009" w:usb3="00000000" w:csb0="400001FF" w:csb1="FFFF0000"/>
  </w:font>
  <w:font w:name="Garamond">
    <w:panose1 w:val="02020404030301010803"/>
    <w:charset w:val="00"/>
    <w:family w:val="swiss"/>
    <w:pitch w:val="default"/>
    <w:sig w:usb0="00000287" w:usb1="00000000" w:usb2="00000000" w:usb3="00000000" w:csb0="0000009F" w:csb1="DFD70000"/>
  </w:font>
  <w:font w:name="Arial Black">
    <w:panose1 w:val="020B0A04020102020204"/>
    <w:charset w:val="00"/>
    <w:family w:val="roman"/>
    <w:pitch w:val="default"/>
    <w:sig w:usb0="00000287" w:usb1="00000000" w:usb2="00000000" w:usb3="00000000" w:csb0="2000009F" w:csb1="DFD70000"/>
  </w:font>
  <w:font w:name="Tahoma">
    <w:panose1 w:val="020B0604030504040204"/>
    <w:charset w:val="00"/>
    <w:family w:val="modern"/>
    <w:pitch w:val="default"/>
    <w:sig w:usb0="E1002EFF" w:usb1="C000605B" w:usb2="00000029" w:usb3="00000000" w:csb0="200101FF" w:csb1="20280000"/>
  </w:font>
  <w:font w:name="黑体">
    <w:panose1 w:val="02010609060101010101"/>
    <w:charset w:val="86"/>
    <w:family w:val="roman"/>
    <w:pitch w:val="default"/>
    <w:sig w:usb0="800002BF" w:usb1="38CF7CFA" w:usb2="00000016" w:usb3="00000000" w:csb0="00040001" w:csb1="00000000"/>
  </w:font>
  <w:font w:name="Arial">
    <w:panose1 w:val="020B0604020202020204"/>
    <w:charset w:val="00"/>
    <w:family w:val="modern"/>
    <w:pitch w:val="default"/>
    <w:sig w:usb0="E0002AFF" w:usb1="C0007843" w:usb2="00000009" w:usb3="00000000" w:csb0="400001FF" w:csb1="FFFF0000"/>
  </w:font>
  <w:font w:name="Garamond">
    <w:panose1 w:val="02020404030301010803"/>
    <w:charset w:val="00"/>
    <w:family w:val="decorative"/>
    <w:pitch w:val="default"/>
    <w:sig w:usb0="00000287" w:usb1="00000000" w:usb2="00000000" w:usb3="00000000" w:csb0="0000009F" w:csb1="DFD70000"/>
  </w:font>
  <w:font w:name="Arial Black">
    <w:panose1 w:val="020B0A04020102020204"/>
    <w:charset w:val="00"/>
    <w:family w:val="modern"/>
    <w:pitch w:val="default"/>
    <w:sig w:usb0="00000287" w:usb1="00000000" w:usb2="00000000" w:usb3="00000000" w:csb0="2000009F" w:csb1="DFD70000"/>
  </w:font>
  <w:font w:name="Tahoma">
    <w:panose1 w:val="020B0604030504040204"/>
    <w:charset w:val="00"/>
    <w:family w:val="swiss"/>
    <w:pitch w:val="default"/>
    <w:sig w:usb0="E1002EFF" w:usb1="C000605B" w:usb2="00000029" w:usb3="00000000" w:csb0="200101FF" w:csb1="20280000"/>
  </w:font>
  <w:font w:name="黑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Garamond">
    <w:panose1 w:val="02020404030301010803"/>
    <w:charset w:val="00"/>
    <w:family w:val="roman"/>
    <w:pitch w:val="default"/>
    <w:sig w:usb0="00000287" w:usb1="00000000" w:usb2="00000000" w:usb3="00000000" w:csb0="0000009F" w:csb1="DFD70000"/>
  </w:font>
  <w:font w:name="Arial Black">
    <w:panose1 w:val="020B0A04020102020204"/>
    <w:charset w:val="00"/>
    <w:family w:val="swiss"/>
    <w:pitch w:val="default"/>
    <w:sig w:usb0="00000287" w:usb1="00000000" w:usb2="00000000" w:usb3="00000000" w:csb0="2000009F" w:csb1="DFD70000"/>
  </w:font>
  <w:font w:name="Courier New">
    <w:panose1 w:val="02070309020205020404"/>
    <w:charset w:val="00"/>
    <w:family w:val="swiss"/>
    <w:pitch w:val="default"/>
    <w:sig w:usb0="E0002AFF" w:usb1="C0007843" w:usb2="00000009" w:usb3="00000000" w:csb0="400001FF" w:csb1="FFFF0000"/>
  </w:font>
  <w:font w:name="楷体_GB2312">
    <w:altName w:val="楷体"/>
    <w:panose1 w:val="00000000000000000000"/>
    <w:charset w:val="86"/>
    <w:family w:val="auto"/>
    <w:pitch w:val="default"/>
    <w:sig w:usb0="00000000" w:usb1="00000000" w:usb2="00000010" w:usb3="00000000" w:csb0="00040000" w:csb1="00000000"/>
  </w:font>
  <w:font w:name="Verdana">
    <w:panose1 w:val="020B0604030504040204"/>
    <w:charset w:val="00"/>
    <w:family w:val="decorative"/>
    <w:pitch w:val="default"/>
    <w:sig w:usb0="A10006FF" w:usb1="4000205B" w:usb2="00000010" w:usb3="00000000" w:csb0="2000019F" w:csb1="00000000"/>
  </w:font>
  <w:font w:name="Georgia">
    <w:panose1 w:val="02040502050405020303"/>
    <w:charset w:val="00"/>
    <w:family w:val="modern"/>
    <w:pitch w:val="default"/>
    <w:sig w:usb0="00000287" w:usb1="00000000" w:usb2="00000000" w:usb3="00000000" w:csb0="2000009F" w:csb1="00000000"/>
  </w:font>
  <w:font w:name="DFKai-SB">
    <w:panose1 w:val="03000509000000000000"/>
    <w:charset w:val="88"/>
    <w:family w:val="script"/>
    <w:pitch w:val="default"/>
    <w:sig w:usb0="00000003" w:usb1="082E0000" w:usb2="00000016" w:usb3="00000000" w:csb0="00100001" w:csb1="00000000"/>
  </w:font>
  <w:font w:name="Helvetica">
    <w:altName w:val="Arial"/>
    <w:panose1 w:val="020B0604020202020204"/>
    <w:charset w:val="00"/>
    <w:family w:val="decorative"/>
    <w:pitch w:val="default"/>
    <w:sig w:usb0="00000000" w:usb1="00000000" w:usb2="00000000" w:usb3="00000000" w:csb0="00000001" w:csb1="00000000"/>
  </w:font>
  <w:font w:name="Consolas">
    <w:panose1 w:val="020B0609020204030204"/>
    <w:charset w:val="00"/>
    <w:family w:val="swiss"/>
    <w:pitch w:val="default"/>
    <w:sig w:usb0="E10002FF" w:usb1="4000FCFF" w:usb2="00000009" w:usb3="00000000" w:csb0="6000019F" w:csb1="DFD70000"/>
  </w:font>
  <w:font w:name="微软雅黑">
    <w:panose1 w:val="020B0503020204020204"/>
    <w:charset w:val="86"/>
    <w:family w:val="decorative"/>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Courier New">
    <w:panose1 w:val="02070309020205020404"/>
    <w:charset w:val="00"/>
    <w:family w:val="decorative"/>
    <w:pitch w:val="default"/>
    <w:sig w:usb0="E0002AFF" w:usb1="C0007843" w:usb2="00000009" w:usb3="00000000" w:csb0="400001FF" w:csb1="FFFF0000"/>
  </w:font>
  <w:font w:name="Verdana">
    <w:panose1 w:val="020B0604030504040204"/>
    <w:charset w:val="00"/>
    <w:family w:val="roman"/>
    <w:pitch w:val="default"/>
    <w:sig w:usb0="A10006FF" w:usb1="4000205B" w:usb2="00000010" w:usb3="00000000" w:csb0="2000019F" w:csb1="00000000"/>
  </w:font>
  <w:font w:name="Georgia">
    <w:panose1 w:val="02040502050405020303"/>
    <w:charset w:val="00"/>
    <w:family w:val="swiss"/>
    <w:pitch w:val="default"/>
    <w:sig w:usb0="00000287" w:usb1="00000000" w:usb2="00000000" w:usb3="00000000" w:csb0="2000009F" w:csb1="00000000"/>
  </w:font>
  <w:font w:name="Helvetica">
    <w:altName w:val="Arial"/>
    <w:panose1 w:val="020B0604020202020204"/>
    <w:charset w:val="00"/>
    <w:family w:val="roman"/>
    <w:pitch w:val="default"/>
    <w:sig w:usb0="00000000" w:usb1="00000000" w:usb2="00000000" w:usb3="00000000" w:csb0="00000001" w:csb1="00000000"/>
  </w:font>
  <w:font w:name="Consolas">
    <w:panose1 w:val="020B0609020204030204"/>
    <w:charset w:val="00"/>
    <w:family w:val="decorative"/>
    <w:pitch w:val="default"/>
    <w:sig w:usb0="E10002FF" w:usb1="4000FCFF" w:usb2="00000009" w:usb3="00000000" w:csb0="6000019F" w:csb1="DFD70000"/>
  </w:font>
  <w:font w:name="微软雅黑">
    <w:panose1 w:val="020B0503020204020204"/>
    <w:charset w:val="86"/>
    <w:family w:val="roman"/>
    <w:pitch w:val="default"/>
    <w:sig w:usb0="80000287" w:usb1="280F3C52" w:usb2="00000016" w:usb3="00000000" w:csb0="0004001F" w:csb1="00000000"/>
  </w:font>
  <w:font w:name="Courier New">
    <w:panose1 w:val="02070309020205020404"/>
    <w:charset w:val="00"/>
    <w:family w:val="roman"/>
    <w:pitch w:val="default"/>
    <w:sig w:usb0="E0002AFF" w:usb1="C0007843" w:usb2="00000009" w:usb3="00000000" w:csb0="400001FF" w:csb1="FFFF0000"/>
  </w:font>
  <w:font w:name="Verdana">
    <w:panose1 w:val="020B0604030504040204"/>
    <w:charset w:val="00"/>
    <w:family w:val="modern"/>
    <w:pitch w:val="default"/>
    <w:sig w:usb0="A10006FF" w:usb1="4000205B" w:usb2="00000010" w:usb3="00000000" w:csb0="2000019F" w:csb1="00000000"/>
  </w:font>
  <w:font w:name="Georgia">
    <w:panose1 w:val="02040502050405020303"/>
    <w:charset w:val="00"/>
    <w:family w:val="decorative"/>
    <w:pitch w:val="default"/>
    <w:sig w:usb0="00000287" w:usb1="00000000" w:usb2="00000000" w:usb3="00000000" w:csb0="2000009F" w:csb1="00000000"/>
  </w:font>
  <w:font w:name="Helvetica">
    <w:altName w:val="Arial"/>
    <w:panose1 w:val="020B0604020202020204"/>
    <w:charset w:val="00"/>
    <w:family w:val="modern"/>
    <w:pitch w:val="default"/>
    <w:sig w:usb0="00000000" w:usb1="00000000" w:usb2="00000000" w:usb3="00000000" w:csb0="00000001" w:csb1="00000000"/>
  </w:font>
  <w:font w:name="Consolas">
    <w:panose1 w:val="020B0609020204030204"/>
    <w:charset w:val="00"/>
    <w:family w:val="roman"/>
    <w:pitch w:val="default"/>
    <w:sig w:usb0="E10002FF" w:usb1="4000FCFF" w:usb2="00000009" w:usb3="00000000" w:csb0="6000019F" w:csb1="DFD70000"/>
  </w:font>
  <w:font w:name="微软雅黑">
    <w:panose1 w:val="020B0503020204020204"/>
    <w:charset w:val="86"/>
    <w:family w:val="modern"/>
    <w:pitch w:val="default"/>
    <w:sig w:usb0="80000287" w:usb1="280F3C52" w:usb2="00000016" w:usb3="00000000" w:csb0="0004001F" w:csb1="00000000"/>
  </w:font>
  <w:font w:name="Courier New">
    <w:panose1 w:val="02070309020205020404"/>
    <w:charset w:val="00"/>
    <w:family w:val="modern"/>
    <w:pitch w:val="default"/>
    <w:sig w:usb0="E0002A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Georgia">
    <w:panose1 w:val="02040502050405020303"/>
    <w:charset w:val="00"/>
    <w:family w:val="roman"/>
    <w:pitch w:val="default"/>
    <w:sig w:usb0="00000287" w:usb1="00000000" w:usb2="00000000" w:usb3="00000000" w:csb0="2000009F" w:csb1="00000000"/>
  </w:font>
  <w:font w:name="Helvetica">
    <w:altName w:val="Arial"/>
    <w:panose1 w:val="020B0604020202020204"/>
    <w:charset w:val="00"/>
    <w:family w:val="swiss"/>
    <w:pitch w:val="default"/>
    <w:sig w:usb0="00000000" w:usb1="00000000" w:usb2="00000000" w:usb3="00000000" w:csb0="00000001" w:csb1="00000000"/>
  </w:font>
  <w:font w:name="Consolas">
    <w:panose1 w:val="020B0609020204030204"/>
    <w:charset w:val="00"/>
    <w:family w:val="modern"/>
    <w:pitch w:val="default"/>
    <w:sig w:usb0="E10002FF" w:usb1="4000FCFF" w:usb2="00000009" w:usb3="00000000" w:csb0="6000019F" w:csb1="DFD70000"/>
  </w:font>
  <w:font w:name="微软雅黑">
    <w:panose1 w:val="020B0503020204020204"/>
    <w:charset w:val="86"/>
    <w:family w:val="swiss"/>
    <w:pitch w:val="default"/>
    <w:sig w:usb0="80000287" w:usb1="280F3C52"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8"/>
      <w:spacing w:after="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8"/>
      <w:spacing w:after="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8"/>
      <w:spacing w:after="12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id="0">
    <w:p>
      <w:pPr>
        <w:pStyle w:val="22"/>
        <w:spacing w:before="156" w:after="156"/>
        <w:ind w:firstLine="360"/>
      </w:pPr>
    </w:p>
  </w:footnote>
  <w:footnote w:id="1">
    <w:p>
      <w:pPr>
        <w:pStyle w:val="22"/>
        <w:spacing w:before="156" w:after="156"/>
        <w:ind w:firstLine="360"/>
      </w:pPr>
      <w:r>
        <w:rPr>
          <w:rStyle w:val="34"/>
          <w:rFonts w:hint="eastAsia"/>
        </w:rPr>
        <w:t>2</w:t>
      </w:r>
      <w:r>
        <w:rPr>
          <w:rFonts w:hint="eastAsia"/>
        </w:rPr>
        <w:t>JDK最好保证为1.6以上版本，1.6以下版本在使用时候可能无法启动JMeter，JDK下载地址为</w:t>
      </w:r>
      <w:r>
        <w:t>http://www.oracle.com/technetwork/java/javase/downloads/index.html</w:t>
      </w:r>
      <w:r>
        <w:rPr>
          <w:rFonts w:hint="eastAsia"/>
        </w:rPr>
        <w:t>。</w:t>
      </w:r>
    </w:p>
  </w:footnote>
  <w:footnote w:id="2">
    <w:p>
      <w:pPr>
        <w:pStyle w:val="22"/>
        <w:spacing w:before="156" w:after="156"/>
        <w:ind w:firstLine="360"/>
      </w:pPr>
      <w:r>
        <w:rPr>
          <w:rStyle w:val="34"/>
          <w:rFonts w:hint="eastAsia"/>
        </w:rPr>
        <w:t>3</w:t>
      </w:r>
      <w:r>
        <w:t xml:space="preserve"> </w:t>
      </w:r>
      <w:r>
        <w:rPr>
          <w:rFonts w:hint="eastAsia"/>
        </w:rPr>
        <w:t>JMeter也适用于Linux系统，Linux下用JMeter.sh启动。</w:t>
      </w:r>
    </w:p>
  </w:footnote>
  <w:footnote w:id="3">
    <w:p>
      <w:pPr>
        <w:pStyle w:val="22"/>
        <w:spacing w:before="156" w:after="156"/>
        <w:ind w:firstLine="360"/>
      </w:pPr>
      <w:r>
        <w:rPr>
          <w:rStyle w:val="34"/>
          <w:rFonts w:hint="eastAsia"/>
        </w:rPr>
        <w:t>4</w:t>
      </w:r>
      <w:r>
        <w:rPr>
          <w:rFonts w:hint="eastAsia"/>
        </w:rPr>
        <w:t>时JMeter选择的语言为简体中文，如果不是简体中文大家可以在“选项”—“语言”中选择简体中文即可。</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9"/>
      <w:spacing w:after="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9"/>
      <w:spacing w:after="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9"/>
      <w:spacing w:after="12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711687538">
    <w:nsid w:val="2A6B7D72"/>
    <w:multiLevelType w:val="multilevel"/>
    <w:tmpl w:val="2A6B7D72"/>
    <w:lvl w:ilvl="0" w:tentative="1">
      <w:start w:val="1"/>
      <w:numFmt w:val="decimal"/>
      <w:pStyle w:val="2"/>
      <w:lvlText w:val="%1"/>
      <w:lvlJc w:val="left"/>
      <w:pPr>
        <w:tabs>
          <w:tab w:val="left" w:pos="432"/>
        </w:tabs>
        <w:ind w:left="432" w:hanging="432"/>
      </w:pPr>
    </w:lvl>
    <w:lvl w:ilvl="1" w:tentative="1">
      <w:start w:val="1"/>
      <w:numFmt w:val="decimal"/>
      <w:pStyle w:val="3"/>
      <w:lvlText w:val="%1.%2"/>
      <w:lvlJc w:val="left"/>
      <w:pPr>
        <w:tabs>
          <w:tab w:val="left" w:pos="576"/>
        </w:tabs>
        <w:ind w:left="576" w:hanging="576"/>
      </w:pPr>
      <w:rPr>
        <w:lang w:val="en-CA"/>
      </w:rPr>
    </w:lvl>
    <w:lvl w:ilvl="2" w:tentative="1">
      <w:start w:val="1"/>
      <w:numFmt w:val="decimal"/>
      <w:pStyle w:val="4"/>
      <w:lvlText w:val="%1.%2.%3"/>
      <w:lvlJc w:val="left"/>
      <w:pPr>
        <w:tabs>
          <w:tab w:val="left" w:pos="720"/>
        </w:tabs>
        <w:ind w:left="720" w:hanging="720"/>
      </w:pPr>
      <w:rPr>
        <w:lang w:val="en-CA"/>
      </w:rPr>
    </w:lvl>
    <w:lvl w:ilvl="3" w:tentative="1">
      <w:start w:val="1"/>
      <w:numFmt w:val="decimal"/>
      <w:pStyle w:val="5"/>
      <w:lvlText w:val="%1.%2.%3.%4"/>
      <w:lvlJc w:val="left"/>
      <w:pPr>
        <w:tabs>
          <w:tab w:val="left" w:pos="864"/>
        </w:tabs>
        <w:ind w:left="864" w:hanging="864"/>
      </w:pPr>
    </w:lvl>
    <w:lvl w:ilvl="4" w:tentative="1">
      <w:start w:val="1"/>
      <w:numFmt w:val="decimal"/>
      <w:pStyle w:val="6"/>
      <w:lvlText w:val="%1.%2.%3.%4.%5"/>
      <w:lvlJc w:val="left"/>
      <w:pPr>
        <w:tabs>
          <w:tab w:val="left" w:pos="1008"/>
        </w:tabs>
        <w:ind w:left="1008" w:hanging="1008"/>
      </w:pPr>
    </w:lvl>
    <w:lvl w:ilvl="5" w:tentative="1">
      <w:start w:val="1"/>
      <w:numFmt w:val="decimal"/>
      <w:pStyle w:val="7"/>
      <w:lvlText w:val="%1.%2.%3.%4.%5.%6"/>
      <w:lvlJc w:val="left"/>
      <w:pPr>
        <w:tabs>
          <w:tab w:val="left" w:pos="1152"/>
        </w:tabs>
        <w:ind w:left="1152" w:hanging="1152"/>
      </w:pPr>
    </w:lvl>
    <w:lvl w:ilvl="6" w:tentative="1">
      <w:start w:val="1"/>
      <w:numFmt w:val="decimal"/>
      <w:pStyle w:val="8"/>
      <w:lvlText w:val="%1.%2.%3.%4.%5.%6.%7"/>
      <w:lvlJc w:val="left"/>
      <w:pPr>
        <w:tabs>
          <w:tab w:val="left" w:pos="1296"/>
        </w:tabs>
        <w:ind w:left="1296" w:hanging="1296"/>
      </w:pPr>
    </w:lvl>
    <w:lvl w:ilvl="7" w:tentative="1">
      <w:start w:val="1"/>
      <w:numFmt w:val="decimal"/>
      <w:pStyle w:val="9"/>
      <w:lvlText w:val="%1.%2.%3.%4.%5.%6.%7.%8"/>
      <w:lvlJc w:val="left"/>
      <w:pPr>
        <w:tabs>
          <w:tab w:val="left" w:pos="1440"/>
        </w:tabs>
        <w:ind w:left="1440" w:hanging="1440"/>
      </w:pPr>
    </w:lvl>
    <w:lvl w:ilvl="8" w:tentative="1">
      <w:start w:val="1"/>
      <w:numFmt w:val="decimal"/>
      <w:pStyle w:val="10"/>
      <w:lvlText w:val="%1.%2.%3.%4.%5.%6.%7.%8.%9"/>
      <w:lvlJc w:val="left"/>
      <w:pPr>
        <w:tabs>
          <w:tab w:val="left" w:pos="1584"/>
        </w:tabs>
        <w:ind w:left="1584" w:hanging="1584"/>
      </w:pPr>
    </w:lvl>
  </w:abstractNum>
  <w:abstractNum w:abstractNumId="997348861">
    <w:nsid w:val="3B7255FD"/>
    <w:multiLevelType w:val="multilevel"/>
    <w:tmpl w:val="3B7255FD"/>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15614327">
    <w:nsid w:val="5A567077"/>
    <w:multiLevelType w:val="multilevel"/>
    <w:tmpl w:val="5A567077"/>
    <w:lvl w:ilvl="0" w:tentative="1">
      <w:start w:val="1"/>
      <w:numFmt w:val="bullet"/>
      <w:lvlText w:val=""/>
      <w:lvlJc w:val="left"/>
      <w:pPr>
        <w:ind w:left="420" w:hanging="420"/>
      </w:pPr>
      <w:rPr>
        <w:rFonts w:hint="default" w:ascii="Wingdings" w:hAnsi="Wingdings"/>
      </w:rPr>
    </w:lvl>
    <w:lvl w:ilvl="1" w:tentative="1">
      <w:start w:val="1"/>
      <w:numFmt w:val="japaneseCounting"/>
      <w:lvlText w:val="%2、"/>
      <w:lvlJc w:val="left"/>
      <w:pPr>
        <w:ind w:left="930" w:hanging="510"/>
      </w:pPr>
      <w:rPr>
        <w:rFonts w:hint="default"/>
        <w:b/>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093624391">
    <w:nsid w:val="412F6247"/>
    <w:multiLevelType w:val="multilevel"/>
    <w:tmpl w:val="412F6247"/>
    <w:lvl w:ilvl="0" w:tentative="1">
      <w:start w:val="1"/>
      <w:numFmt w:val="decimal"/>
      <w:lvlText w:val="%1、"/>
      <w:lvlJc w:val="left"/>
      <w:pPr>
        <w:ind w:left="840" w:hanging="420"/>
      </w:pPr>
      <w:rPr>
        <w:rFonts w:hint="eastAsia"/>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45632350">
    <w:nsid w:val="3267535E"/>
    <w:multiLevelType w:val="multilevel"/>
    <w:tmpl w:val="3267535E"/>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667704636">
    <w:nsid w:val="6367273C"/>
    <w:multiLevelType w:val="multilevel"/>
    <w:tmpl w:val="6367273C"/>
    <w:lvl w:ilvl="0" w:tentative="1">
      <w:start w:val="1"/>
      <w:numFmt w:val="bullet"/>
      <w:lvlText w:val=""/>
      <w:lvlJc w:val="left"/>
      <w:pPr>
        <w:ind w:left="1050" w:hanging="420"/>
      </w:pPr>
      <w:rPr>
        <w:rFonts w:hint="default" w:ascii="Wingdings" w:hAnsi="Wingdings"/>
      </w:rPr>
    </w:lvl>
    <w:lvl w:ilvl="1" w:tentative="1">
      <w:start w:val="1"/>
      <w:numFmt w:val="bullet"/>
      <w:lvlText w:val=""/>
      <w:lvlJc w:val="left"/>
      <w:pPr>
        <w:ind w:left="1470" w:hanging="420"/>
      </w:pPr>
      <w:rPr>
        <w:rFonts w:hint="default" w:ascii="Wingdings" w:hAnsi="Wingdings"/>
      </w:rPr>
    </w:lvl>
    <w:lvl w:ilvl="2" w:tentative="1">
      <w:start w:val="1"/>
      <w:numFmt w:val="bullet"/>
      <w:lvlText w:val=""/>
      <w:lvlJc w:val="left"/>
      <w:pPr>
        <w:ind w:left="1890" w:hanging="420"/>
      </w:pPr>
      <w:rPr>
        <w:rFonts w:hint="default" w:ascii="Wingdings" w:hAnsi="Wingdings"/>
      </w:rPr>
    </w:lvl>
    <w:lvl w:ilvl="3" w:tentative="1">
      <w:start w:val="1"/>
      <w:numFmt w:val="bullet"/>
      <w:lvlText w:val=""/>
      <w:lvlJc w:val="left"/>
      <w:pPr>
        <w:ind w:left="2310" w:hanging="420"/>
      </w:pPr>
      <w:rPr>
        <w:rFonts w:hint="default" w:ascii="Wingdings" w:hAnsi="Wingdings"/>
      </w:rPr>
    </w:lvl>
    <w:lvl w:ilvl="4" w:tentative="1">
      <w:start w:val="1"/>
      <w:numFmt w:val="bullet"/>
      <w:lvlText w:val=""/>
      <w:lvlJc w:val="left"/>
      <w:pPr>
        <w:ind w:left="2730" w:hanging="420"/>
      </w:pPr>
      <w:rPr>
        <w:rFonts w:hint="default" w:ascii="Wingdings" w:hAnsi="Wingdings"/>
      </w:rPr>
    </w:lvl>
    <w:lvl w:ilvl="5" w:tentative="1">
      <w:start w:val="1"/>
      <w:numFmt w:val="bullet"/>
      <w:lvlText w:val=""/>
      <w:lvlJc w:val="left"/>
      <w:pPr>
        <w:ind w:left="3150" w:hanging="420"/>
      </w:pPr>
      <w:rPr>
        <w:rFonts w:hint="default" w:ascii="Wingdings" w:hAnsi="Wingdings"/>
      </w:rPr>
    </w:lvl>
    <w:lvl w:ilvl="6" w:tentative="1">
      <w:start w:val="1"/>
      <w:numFmt w:val="bullet"/>
      <w:lvlText w:val=""/>
      <w:lvlJc w:val="left"/>
      <w:pPr>
        <w:ind w:left="3570" w:hanging="420"/>
      </w:pPr>
      <w:rPr>
        <w:rFonts w:hint="default" w:ascii="Wingdings" w:hAnsi="Wingdings"/>
      </w:rPr>
    </w:lvl>
    <w:lvl w:ilvl="7" w:tentative="1">
      <w:start w:val="1"/>
      <w:numFmt w:val="bullet"/>
      <w:lvlText w:val=""/>
      <w:lvlJc w:val="left"/>
      <w:pPr>
        <w:ind w:left="3990" w:hanging="420"/>
      </w:pPr>
      <w:rPr>
        <w:rFonts w:hint="default" w:ascii="Wingdings" w:hAnsi="Wingdings"/>
      </w:rPr>
    </w:lvl>
    <w:lvl w:ilvl="8" w:tentative="1">
      <w:start w:val="1"/>
      <w:numFmt w:val="bullet"/>
      <w:lvlText w:val=""/>
      <w:lvlJc w:val="left"/>
      <w:pPr>
        <w:ind w:left="4410" w:hanging="420"/>
      </w:pPr>
      <w:rPr>
        <w:rFonts w:hint="default" w:ascii="Wingdings" w:hAnsi="Wingdings"/>
      </w:rPr>
    </w:lvl>
  </w:abstractNum>
  <w:abstractNum w:abstractNumId="774178759">
    <w:nsid w:val="2E2507C7"/>
    <w:multiLevelType w:val="multilevel"/>
    <w:tmpl w:val="2E2507C7"/>
    <w:lvl w:ilvl="0" w:tentative="1">
      <w:start w:val="1"/>
      <w:numFmt w:val="bullet"/>
      <w:lvlText w:val=""/>
      <w:lvlJc w:val="left"/>
      <w:pPr>
        <w:ind w:left="630" w:hanging="420"/>
      </w:pPr>
      <w:rPr>
        <w:rFonts w:hint="default" w:ascii="Wingdings" w:hAnsi="Wingdings"/>
      </w:rPr>
    </w:lvl>
    <w:lvl w:ilvl="1" w:tentative="1">
      <w:start w:val="1"/>
      <w:numFmt w:val="bullet"/>
      <w:lvlText w:val=""/>
      <w:lvlJc w:val="left"/>
      <w:pPr>
        <w:ind w:left="1050" w:hanging="420"/>
      </w:pPr>
      <w:rPr>
        <w:rFonts w:hint="default" w:ascii="Wingdings" w:hAnsi="Wingdings"/>
      </w:rPr>
    </w:lvl>
    <w:lvl w:ilvl="2" w:tentative="1">
      <w:start w:val="1"/>
      <w:numFmt w:val="bullet"/>
      <w:lvlText w:val=""/>
      <w:lvlJc w:val="left"/>
      <w:pPr>
        <w:ind w:left="1470" w:hanging="420"/>
      </w:pPr>
      <w:rPr>
        <w:rFonts w:hint="default" w:ascii="Wingdings" w:hAnsi="Wingdings"/>
      </w:rPr>
    </w:lvl>
    <w:lvl w:ilvl="3" w:tentative="1">
      <w:start w:val="1"/>
      <w:numFmt w:val="bullet"/>
      <w:lvlText w:val=""/>
      <w:lvlJc w:val="left"/>
      <w:pPr>
        <w:ind w:left="1890" w:hanging="420"/>
      </w:pPr>
      <w:rPr>
        <w:rFonts w:hint="default" w:ascii="Wingdings" w:hAnsi="Wingdings"/>
      </w:rPr>
    </w:lvl>
    <w:lvl w:ilvl="4" w:tentative="1">
      <w:start w:val="1"/>
      <w:numFmt w:val="bullet"/>
      <w:lvlText w:val=""/>
      <w:lvlJc w:val="left"/>
      <w:pPr>
        <w:ind w:left="2310" w:hanging="420"/>
      </w:pPr>
      <w:rPr>
        <w:rFonts w:hint="default" w:ascii="Wingdings" w:hAnsi="Wingdings"/>
      </w:rPr>
    </w:lvl>
    <w:lvl w:ilvl="5" w:tentative="1">
      <w:start w:val="1"/>
      <w:numFmt w:val="bullet"/>
      <w:lvlText w:val=""/>
      <w:lvlJc w:val="left"/>
      <w:pPr>
        <w:ind w:left="2730" w:hanging="420"/>
      </w:pPr>
      <w:rPr>
        <w:rFonts w:hint="default" w:ascii="Wingdings" w:hAnsi="Wingdings"/>
      </w:rPr>
    </w:lvl>
    <w:lvl w:ilvl="6" w:tentative="1">
      <w:start w:val="1"/>
      <w:numFmt w:val="bullet"/>
      <w:lvlText w:val=""/>
      <w:lvlJc w:val="left"/>
      <w:pPr>
        <w:ind w:left="3150" w:hanging="420"/>
      </w:pPr>
      <w:rPr>
        <w:rFonts w:hint="default" w:ascii="Wingdings" w:hAnsi="Wingdings"/>
      </w:rPr>
    </w:lvl>
    <w:lvl w:ilvl="7" w:tentative="1">
      <w:start w:val="1"/>
      <w:numFmt w:val="bullet"/>
      <w:lvlText w:val=""/>
      <w:lvlJc w:val="left"/>
      <w:pPr>
        <w:ind w:left="3570" w:hanging="420"/>
      </w:pPr>
      <w:rPr>
        <w:rFonts w:hint="default" w:ascii="Wingdings" w:hAnsi="Wingdings"/>
      </w:rPr>
    </w:lvl>
    <w:lvl w:ilvl="8" w:tentative="1">
      <w:start w:val="1"/>
      <w:numFmt w:val="bullet"/>
      <w:lvlText w:val=""/>
      <w:lvlJc w:val="left"/>
      <w:pPr>
        <w:ind w:left="3990" w:hanging="420"/>
      </w:pPr>
      <w:rPr>
        <w:rFonts w:hint="default" w:ascii="Wingdings" w:hAnsi="Wingdings"/>
      </w:rPr>
    </w:lvl>
  </w:abstractNum>
  <w:abstractNum w:abstractNumId="2120829455">
    <w:nsid w:val="7E694A0F"/>
    <w:multiLevelType w:val="multilevel"/>
    <w:tmpl w:val="7E694A0F"/>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461075301">
    <w:nsid w:val="1B7B7365"/>
    <w:multiLevelType w:val="multilevel"/>
    <w:tmpl w:val="1B7B7365"/>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115103098">
    <w:nsid w:val="42771F7A"/>
    <w:multiLevelType w:val="multilevel"/>
    <w:tmpl w:val="42771F7A"/>
    <w:lvl w:ilvl="0" w:tentative="1">
      <w:start w:val="1"/>
      <w:numFmt w:val="bullet"/>
      <w:lvlText w:val=""/>
      <w:lvlJc w:val="left"/>
      <w:pPr>
        <w:ind w:left="1200" w:hanging="420"/>
      </w:pPr>
      <w:rPr>
        <w:rFonts w:hint="default" w:ascii="Wingdings" w:hAnsi="Wingdings"/>
      </w:rPr>
    </w:lvl>
    <w:lvl w:ilvl="1" w:tentative="1">
      <w:start w:val="1"/>
      <w:numFmt w:val="bullet"/>
      <w:lvlText w:val=""/>
      <w:lvlJc w:val="left"/>
      <w:pPr>
        <w:ind w:left="1620" w:hanging="420"/>
      </w:pPr>
      <w:rPr>
        <w:rFonts w:hint="default" w:ascii="Wingdings" w:hAnsi="Wingdings"/>
      </w:rPr>
    </w:lvl>
    <w:lvl w:ilvl="2" w:tentative="1">
      <w:start w:val="1"/>
      <w:numFmt w:val="bullet"/>
      <w:lvlText w:val=""/>
      <w:lvlJc w:val="left"/>
      <w:pPr>
        <w:ind w:left="2040" w:hanging="420"/>
      </w:pPr>
      <w:rPr>
        <w:rFonts w:hint="default" w:ascii="Wingdings" w:hAnsi="Wingdings"/>
      </w:rPr>
    </w:lvl>
    <w:lvl w:ilvl="3" w:tentative="1">
      <w:start w:val="1"/>
      <w:numFmt w:val="bullet"/>
      <w:lvlText w:val=""/>
      <w:lvlJc w:val="left"/>
      <w:pPr>
        <w:ind w:left="2460" w:hanging="420"/>
      </w:pPr>
      <w:rPr>
        <w:rFonts w:hint="default" w:ascii="Wingdings" w:hAnsi="Wingdings"/>
      </w:rPr>
    </w:lvl>
    <w:lvl w:ilvl="4" w:tentative="1">
      <w:start w:val="1"/>
      <w:numFmt w:val="bullet"/>
      <w:lvlText w:val=""/>
      <w:lvlJc w:val="left"/>
      <w:pPr>
        <w:ind w:left="2880" w:hanging="420"/>
      </w:pPr>
      <w:rPr>
        <w:rFonts w:hint="default" w:ascii="Wingdings" w:hAnsi="Wingdings"/>
      </w:rPr>
    </w:lvl>
    <w:lvl w:ilvl="5" w:tentative="1">
      <w:start w:val="1"/>
      <w:numFmt w:val="bullet"/>
      <w:lvlText w:val=""/>
      <w:lvlJc w:val="left"/>
      <w:pPr>
        <w:ind w:left="3300" w:hanging="420"/>
      </w:pPr>
      <w:rPr>
        <w:rFonts w:hint="default" w:ascii="Wingdings" w:hAnsi="Wingdings"/>
      </w:rPr>
    </w:lvl>
    <w:lvl w:ilvl="6" w:tentative="1">
      <w:start w:val="1"/>
      <w:numFmt w:val="bullet"/>
      <w:lvlText w:val=""/>
      <w:lvlJc w:val="left"/>
      <w:pPr>
        <w:ind w:left="3720" w:hanging="420"/>
      </w:pPr>
      <w:rPr>
        <w:rFonts w:hint="default" w:ascii="Wingdings" w:hAnsi="Wingdings"/>
      </w:rPr>
    </w:lvl>
    <w:lvl w:ilvl="7" w:tentative="1">
      <w:start w:val="1"/>
      <w:numFmt w:val="bullet"/>
      <w:lvlText w:val=""/>
      <w:lvlJc w:val="left"/>
      <w:pPr>
        <w:ind w:left="4140" w:hanging="420"/>
      </w:pPr>
      <w:rPr>
        <w:rFonts w:hint="default" w:ascii="Wingdings" w:hAnsi="Wingdings"/>
      </w:rPr>
    </w:lvl>
    <w:lvl w:ilvl="8" w:tentative="1">
      <w:start w:val="1"/>
      <w:numFmt w:val="bullet"/>
      <w:lvlText w:val=""/>
      <w:lvlJc w:val="left"/>
      <w:pPr>
        <w:ind w:left="4560" w:hanging="420"/>
      </w:pPr>
      <w:rPr>
        <w:rFonts w:hint="default" w:ascii="Wingdings" w:hAnsi="Wingdings"/>
      </w:rPr>
    </w:lvl>
  </w:abstractNum>
  <w:abstractNum w:abstractNumId="302463194">
    <w:nsid w:val="120738DA"/>
    <w:multiLevelType w:val="multilevel"/>
    <w:tmpl w:val="120738D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11895141">
    <w:nsid w:val="42462C65"/>
    <w:multiLevelType w:val="multilevel"/>
    <w:tmpl w:val="42462C65"/>
    <w:lvl w:ilvl="0" w:tentative="1">
      <w:start w:val="1"/>
      <w:numFmt w:val="bullet"/>
      <w:lvlText w:val=""/>
      <w:lvlJc w:val="left"/>
      <w:pPr>
        <w:ind w:left="1260" w:hanging="420"/>
      </w:pPr>
      <w:rPr>
        <w:rFonts w:hint="default" w:ascii="Wingdings" w:hAnsi="Wingdings"/>
      </w:rPr>
    </w:lvl>
    <w:lvl w:ilvl="1" w:tentative="1">
      <w:start w:val="1"/>
      <w:numFmt w:val="bullet"/>
      <w:lvlText w:val=""/>
      <w:lvlJc w:val="left"/>
      <w:pPr>
        <w:ind w:left="1680" w:hanging="420"/>
      </w:pPr>
      <w:rPr>
        <w:rFonts w:hint="default" w:ascii="Wingdings" w:hAnsi="Wingdings"/>
      </w:rPr>
    </w:lvl>
    <w:lvl w:ilvl="2" w:tentative="1">
      <w:start w:val="1"/>
      <w:numFmt w:val="bullet"/>
      <w:lvlText w:val=""/>
      <w:lvlJc w:val="left"/>
      <w:pPr>
        <w:ind w:left="2100" w:hanging="420"/>
      </w:pPr>
      <w:rPr>
        <w:rFonts w:hint="default" w:ascii="Wingdings" w:hAnsi="Wingdings"/>
      </w:rPr>
    </w:lvl>
    <w:lvl w:ilvl="3" w:tentative="1">
      <w:start w:val="1"/>
      <w:numFmt w:val="bullet"/>
      <w:lvlText w:val=""/>
      <w:lvlJc w:val="left"/>
      <w:pPr>
        <w:ind w:left="2520" w:hanging="420"/>
      </w:pPr>
      <w:rPr>
        <w:rFonts w:hint="default" w:ascii="Wingdings" w:hAnsi="Wingdings"/>
      </w:rPr>
    </w:lvl>
    <w:lvl w:ilvl="4" w:tentative="1">
      <w:start w:val="1"/>
      <w:numFmt w:val="bullet"/>
      <w:lvlText w:val=""/>
      <w:lvlJc w:val="left"/>
      <w:pPr>
        <w:ind w:left="2940" w:hanging="420"/>
      </w:pPr>
      <w:rPr>
        <w:rFonts w:hint="default" w:ascii="Wingdings" w:hAnsi="Wingdings"/>
      </w:rPr>
    </w:lvl>
    <w:lvl w:ilvl="5" w:tentative="1">
      <w:start w:val="1"/>
      <w:numFmt w:val="bullet"/>
      <w:lvlText w:val=""/>
      <w:lvlJc w:val="left"/>
      <w:pPr>
        <w:ind w:left="3360" w:hanging="420"/>
      </w:pPr>
      <w:rPr>
        <w:rFonts w:hint="default" w:ascii="Wingdings" w:hAnsi="Wingdings"/>
      </w:rPr>
    </w:lvl>
    <w:lvl w:ilvl="6" w:tentative="1">
      <w:start w:val="1"/>
      <w:numFmt w:val="bullet"/>
      <w:lvlText w:val=""/>
      <w:lvlJc w:val="left"/>
      <w:pPr>
        <w:ind w:left="3780" w:hanging="420"/>
      </w:pPr>
      <w:rPr>
        <w:rFonts w:hint="default" w:ascii="Wingdings" w:hAnsi="Wingdings"/>
      </w:rPr>
    </w:lvl>
    <w:lvl w:ilvl="7" w:tentative="1">
      <w:start w:val="1"/>
      <w:numFmt w:val="bullet"/>
      <w:lvlText w:val=""/>
      <w:lvlJc w:val="left"/>
      <w:pPr>
        <w:ind w:left="4200" w:hanging="420"/>
      </w:pPr>
      <w:rPr>
        <w:rFonts w:hint="default" w:ascii="Wingdings" w:hAnsi="Wingdings"/>
      </w:rPr>
    </w:lvl>
    <w:lvl w:ilvl="8" w:tentative="1">
      <w:start w:val="1"/>
      <w:numFmt w:val="bullet"/>
      <w:lvlText w:val=""/>
      <w:lvlJc w:val="left"/>
      <w:pPr>
        <w:ind w:left="4620" w:hanging="420"/>
      </w:pPr>
      <w:rPr>
        <w:rFonts w:hint="default" w:ascii="Wingdings" w:hAnsi="Wingdings"/>
      </w:rPr>
    </w:lvl>
  </w:abstractNum>
  <w:abstractNum w:abstractNumId="1969360525">
    <w:nsid w:val="75620E8D"/>
    <w:multiLevelType w:val="multilevel"/>
    <w:tmpl w:val="75620E8D"/>
    <w:lvl w:ilvl="0" w:tentative="1">
      <w:start w:val="1"/>
      <w:numFmt w:val="decimal"/>
      <w:lvlText w:val="%1、"/>
      <w:lvlJc w:val="left"/>
      <w:pPr>
        <w:ind w:left="840" w:hanging="420"/>
      </w:pPr>
      <w:rPr>
        <w:rFonts w:hint="eastAsia"/>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074767986">
    <w:nsid w:val="7BAA7272"/>
    <w:multiLevelType w:val="multilevel"/>
    <w:tmpl w:val="7BAA7272"/>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2013995755">
    <w:nsid w:val="780B22EB"/>
    <w:multiLevelType w:val="multilevel"/>
    <w:tmpl w:val="780B22EB"/>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2084909272">
    <w:nsid w:val="7C4530D8"/>
    <w:multiLevelType w:val="multilevel"/>
    <w:tmpl w:val="7C4530D8"/>
    <w:lvl w:ilvl="0" w:tentative="1">
      <w:start w:val="1"/>
      <w:numFmt w:val="decimal"/>
      <w:lvlText w:val="%1)"/>
      <w:lvlJc w:val="left"/>
      <w:pPr>
        <w:ind w:left="600" w:hanging="420"/>
      </w:pPr>
    </w:lvl>
    <w:lvl w:ilvl="1" w:tentative="1">
      <w:start w:val="1"/>
      <w:numFmt w:val="lowerLetter"/>
      <w:lvlText w:val="%2)"/>
      <w:lvlJc w:val="left"/>
      <w:pPr>
        <w:ind w:left="1020" w:hanging="420"/>
      </w:pPr>
    </w:lvl>
    <w:lvl w:ilvl="2" w:tentative="1">
      <w:start w:val="1"/>
      <w:numFmt w:val="lowerRoman"/>
      <w:lvlText w:val="%3."/>
      <w:lvlJc w:val="right"/>
      <w:pPr>
        <w:ind w:left="1440" w:hanging="420"/>
      </w:pPr>
    </w:lvl>
    <w:lvl w:ilvl="3" w:tentative="1">
      <w:start w:val="1"/>
      <w:numFmt w:val="decimal"/>
      <w:lvlText w:val="%4."/>
      <w:lvlJc w:val="left"/>
      <w:pPr>
        <w:ind w:left="1860" w:hanging="420"/>
      </w:pPr>
    </w:lvl>
    <w:lvl w:ilvl="4" w:tentative="1">
      <w:start w:val="1"/>
      <w:numFmt w:val="lowerLetter"/>
      <w:lvlText w:val="%5)"/>
      <w:lvlJc w:val="left"/>
      <w:pPr>
        <w:ind w:left="2280" w:hanging="420"/>
      </w:pPr>
    </w:lvl>
    <w:lvl w:ilvl="5" w:tentative="1">
      <w:start w:val="1"/>
      <w:numFmt w:val="lowerRoman"/>
      <w:lvlText w:val="%6."/>
      <w:lvlJc w:val="right"/>
      <w:pPr>
        <w:ind w:left="2700" w:hanging="420"/>
      </w:pPr>
    </w:lvl>
    <w:lvl w:ilvl="6" w:tentative="1">
      <w:start w:val="1"/>
      <w:numFmt w:val="decimal"/>
      <w:lvlText w:val="%7."/>
      <w:lvlJc w:val="left"/>
      <w:pPr>
        <w:ind w:left="3120" w:hanging="420"/>
      </w:pPr>
    </w:lvl>
    <w:lvl w:ilvl="7" w:tentative="1">
      <w:start w:val="1"/>
      <w:numFmt w:val="lowerLetter"/>
      <w:lvlText w:val="%8)"/>
      <w:lvlJc w:val="left"/>
      <w:pPr>
        <w:ind w:left="3540" w:hanging="420"/>
      </w:pPr>
    </w:lvl>
    <w:lvl w:ilvl="8" w:tentative="1">
      <w:start w:val="1"/>
      <w:numFmt w:val="lowerRoman"/>
      <w:lvlText w:val="%9."/>
      <w:lvlJc w:val="right"/>
      <w:pPr>
        <w:ind w:left="3960" w:hanging="420"/>
      </w:pPr>
    </w:lvl>
  </w:abstractNum>
  <w:abstractNum w:abstractNumId="204295559">
    <w:nsid w:val="0C2D4D87"/>
    <w:multiLevelType w:val="multilevel"/>
    <w:tmpl w:val="0C2D4D87"/>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996803178">
    <w:nsid w:val="3B6A026A"/>
    <w:multiLevelType w:val="multilevel"/>
    <w:tmpl w:val="3B6A026A"/>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518347782">
    <w:nsid w:val="1EE55C06"/>
    <w:multiLevelType w:val="multilevel"/>
    <w:tmpl w:val="1EE55C06"/>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723062687">
    <w:nsid w:val="2B190F9F"/>
    <w:multiLevelType w:val="multilevel"/>
    <w:tmpl w:val="2B190F9F"/>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659529911">
    <w:nsid w:val="62EA6AB7"/>
    <w:multiLevelType w:val="multilevel"/>
    <w:tmpl w:val="62EA6AB7"/>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2248081">
    <w:nsid w:val="00224D91"/>
    <w:multiLevelType w:val="multilevel"/>
    <w:tmpl w:val="00224D91"/>
    <w:lvl w:ilvl="0" w:tentative="1">
      <w:start w:val="1"/>
      <w:numFmt w:val="bullet"/>
      <w:lvlText w:val=""/>
      <w:lvlJc w:val="left"/>
      <w:pPr>
        <w:ind w:left="420" w:hanging="420"/>
      </w:pPr>
      <w:rPr>
        <w:rFonts w:hint="default" w:ascii="Wingdings" w:hAnsi="Wingdings"/>
      </w:rPr>
    </w:lvl>
    <w:lvl w:ilvl="1" w:tentative="1">
      <w:start w:val="1"/>
      <w:numFmt w:val="decimal"/>
      <w:lvlText w:val="%2."/>
      <w:lvlJc w:val="left"/>
      <w:pPr>
        <w:ind w:left="1140" w:hanging="720"/>
      </w:pPr>
      <w:rPr>
        <w:rFonts w:hint="default"/>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112672787">
    <w:nsid w:val="42520A13"/>
    <w:multiLevelType w:val="multilevel"/>
    <w:tmpl w:val="42520A13"/>
    <w:lvl w:ilvl="0" w:tentative="1">
      <w:start w:val="1"/>
      <w:numFmt w:val="decimal"/>
      <w:lvlText w:val="%1."/>
      <w:lvlJc w:val="left"/>
      <w:pPr>
        <w:ind w:left="420" w:hanging="420"/>
      </w:pPr>
      <w:rPr>
        <w:rFonts w:hint="default"/>
      </w:rPr>
    </w:lvl>
    <w:lvl w:ilvl="1" w:tentative="1">
      <w:start w:val="1"/>
      <w:numFmt w:val="decimal"/>
      <w:lvlText w:val="%2."/>
      <w:lvlJc w:val="left"/>
      <w:pPr>
        <w:ind w:left="1140" w:hanging="720"/>
      </w:pPr>
      <w:rPr>
        <w:rFonts w:hint="default"/>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2083522871">
    <w:nsid w:val="7C300937"/>
    <w:multiLevelType w:val="multilevel"/>
    <w:tmpl w:val="7C300937"/>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446005268">
    <w:nsid w:val="56304A14"/>
    <w:multiLevelType w:val="multilevel"/>
    <w:tmpl w:val="56304A1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955360443">
    <w:nsid w:val="748C6EBB"/>
    <w:multiLevelType w:val="multilevel"/>
    <w:tmpl w:val="748C6EB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78200185">
    <w:nsid w:val="34584579"/>
    <w:multiLevelType w:val="multilevel"/>
    <w:tmpl w:val="34584579"/>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69831540">
    <w:nsid w:val="0A1F6C74"/>
    <w:multiLevelType w:val="multilevel"/>
    <w:tmpl w:val="0A1F6C7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798571688">
    <w:nsid w:val="6B3406A8"/>
    <w:multiLevelType w:val="multilevel"/>
    <w:tmpl w:val="6B3406A8"/>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464086706">
    <w:nsid w:val="1BA966B2"/>
    <w:multiLevelType w:val="multilevel"/>
    <w:tmpl w:val="1BA966B2"/>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924218474">
    <w:nsid w:val="72B13E6A"/>
    <w:multiLevelType w:val="multilevel"/>
    <w:tmpl w:val="72B13E6A"/>
    <w:lvl w:ilvl="0" w:tentative="1">
      <w:start w:val="1"/>
      <w:numFmt w:val="decimal"/>
      <w:lvlText w:val="%1."/>
      <w:lvlJc w:val="left"/>
      <w:pPr>
        <w:ind w:left="420" w:hanging="420"/>
      </w:pPr>
      <w:rPr>
        <w:rFonts w:hint="eastAsia"/>
      </w:rPr>
    </w:lvl>
    <w:lvl w:ilvl="1" w:tentative="1">
      <w:start w:val="1"/>
      <w:numFmt w:val="decimal"/>
      <w:lvlText w:val="%2."/>
      <w:lvlJc w:val="left"/>
      <w:pPr>
        <w:ind w:left="1553" w:hanging="420"/>
      </w:pPr>
      <w:rPr>
        <w:rFonts w:hint="eastAsia"/>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80225985">
    <w:nsid w:val="2E814DC1"/>
    <w:multiLevelType w:val="multilevel"/>
    <w:tmpl w:val="2E814DC1"/>
    <w:lvl w:ilvl="0" w:tentative="1">
      <w:start w:val="1"/>
      <w:numFmt w:val="decimal"/>
      <w:lvlText w:val="%1)"/>
      <w:lvlJc w:val="left"/>
      <w:pPr>
        <w:ind w:left="840" w:hanging="420"/>
      </w:pPr>
      <w:rPr>
        <w:color w:val="auto"/>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65137472">
    <w:nsid w:val="27A53140"/>
    <w:multiLevelType w:val="multilevel"/>
    <w:tmpl w:val="27A53140"/>
    <w:lvl w:ilvl="0" w:tentative="1">
      <w:start w:val="1"/>
      <w:numFmt w:val="decimal"/>
      <w:lvlText w:val="%1."/>
      <w:lvlJc w:val="left"/>
      <w:pPr>
        <w:ind w:left="420" w:hanging="420"/>
      </w:pPr>
      <w:rPr>
        <w:rFonts w:hint="eastAsia"/>
      </w:rPr>
    </w:lvl>
    <w:lvl w:ilvl="1" w:tentative="1">
      <w:start w:val="1"/>
      <w:numFmt w:val="decimal"/>
      <w:lvlText w:val="%2."/>
      <w:lvlJc w:val="left"/>
      <w:pPr>
        <w:ind w:left="1553" w:hanging="420"/>
      </w:pPr>
      <w:rPr>
        <w:rFonts w:hint="eastAsia"/>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9920122">
    <w:nsid w:val="0C83207A"/>
    <w:multiLevelType w:val="multilevel"/>
    <w:tmpl w:val="0C83207A"/>
    <w:lvl w:ilvl="0" w:tentative="1">
      <w:start w:val="1"/>
      <w:numFmt w:val="decimal"/>
      <w:lvlText w:val="%1)"/>
      <w:lvlJc w:val="left"/>
      <w:pPr>
        <w:ind w:left="487" w:hanging="420"/>
      </w:pPr>
    </w:lvl>
    <w:lvl w:ilvl="1" w:tentative="1">
      <w:start w:val="1"/>
      <w:numFmt w:val="lowerLetter"/>
      <w:lvlText w:val="%2)"/>
      <w:lvlJc w:val="left"/>
      <w:pPr>
        <w:ind w:left="907" w:hanging="420"/>
      </w:pPr>
    </w:lvl>
    <w:lvl w:ilvl="2" w:tentative="1">
      <w:start w:val="1"/>
      <w:numFmt w:val="lowerRoman"/>
      <w:lvlText w:val="%3."/>
      <w:lvlJc w:val="right"/>
      <w:pPr>
        <w:ind w:left="1327" w:hanging="420"/>
      </w:pPr>
    </w:lvl>
    <w:lvl w:ilvl="3" w:tentative="1">
      <w:start w:val="1"/>
      <w:numFmt w:val="decimal"/>
      <w:lvlText w:val="%4."/>
      <w:lvlJc w:val="left"/>
      <w:pPr>
        <w:ind w:left="1747" w:hanging="420"/>
      </w:pPr>
    </w:lvl>
    <w:lvl w:ilvl="4" w:tentative="1">
      <w:start w:val="1"/>
      <w:numFmt w:val="lowerLetter"/>
      <w:lvlText w:val="%5)"/>
      <w:lvlJc w:val="left"/>
      <w:pPr>
        <w:ind w:left="2167" w:hanging="420"/>
      </w:pPr>
    </w:lvl>
    <w:lvl w:ilvl="5" w:tentative="1">
      <w:start w:val="1"/>
      <w:numFmt w:val="lowerRoman"/>
      <w:lvlText w:val="%6."/>
      <w:lvlJc w:val="right"/>
      <w:pPr>
        <w:ind w:left="2587" w:hanging="420"/>
      </w:pPr>
    </w:lvl>
    <w:lvl w:ilvl="6" w:tentative="1">
      <w:start w:val="1"/>
      <w:numFmt w:val="decimal"/>
      <w:lvlText w:val="%7."/>
      <w:lvlJc w:val="left"/>
      <w:pPr>
        <w:ind w:left="3007" w:hanging="420"/>
      </w:pPr>
    </w:lvl>
    <w:lvl w:ilvl="7" w:tentative="1">
      <w:start w:val="1"/>
      <w:numFmt w:val="lowerLetter"/>
      <w:lvlText w:val="%8)"/>
      <w:lvlJc w:val="left"/>
      <w:pPr>
        <w:ind w:left="3427" w:hanging="420"/>
      </w:pPr>
    </w:lvl>
    <w:lvl w:ilvl="8" w:tentative="1">
      <w:start w:val="1"/>
      <w:numFmt w:val="lowerRoman"/>
      <w:lvlText w:val="%9."/>
      <w:lvlJc w:val="right"/>
      <w:pPr>
        <w:ind w:left="3847" w:hanging="420"/>
      </w:pPr>
    </w:lvl>
  </w:abstractNum>
  <w:abstractNum w:abstractNumId="1837185736">
    <w:nsid w:val="6D813AC8"/>
    <w:multiLevelType w:val="multilevel"/>
    <w:tmpl w:val="6D813AC8"/>
    <w:lvl w:ilvl="0" w:tentative="1">
      <w:start w:val="1"/>
      <w:numFmt w:val="decimal"/>
      <w:lvlText w:val="%1."/>
      <w:lvlJc w:val="left"/>
      <w:pPr>
        <w:ind w:left="420" w:hanging="420"/>
      </w:pPr>
      <w:rPr>
        <w:rFonts w:hint="eastAsia"/>
      </w:rPr>
    </w:lvl>
    <w:lvl w:ilvl="1" w:tentative="1">
      <w:start w:val="1"/>
      <w:numFmt w:val="decimal"/>
      <w:lvlText w:val="%2."/>
      <w:lvlJc w:val="left"/>
      <w:pPr>
        <w:ind w:left="840" w:hanging="420"/>
      </w:pPr>
      <w:rPr>
        <w:rFonts w:hint="eastAsia"/>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51487670">
    <w:nsid w:val="7A4737B6"/>
    <w:multiLevelType w:val="multilevel"/>
    <w:tmpl w:val="7A4737B6"/>
    <w:lvl w:ilvl="0" w:tentative="1">
      <w:start w:val="1"/>
      <w:numFmt w:val="decimal"/>
      <w:lvlText w:val="%1."/>
      <w:lvlJc w:val="left"/>
      <w:pPr>
        <w:ind w:left="420" w:hanging="420"/>
      </w:pPr>
      <w:rPr>
        <w:rFonts w:hint="eastAsia"/>
      </w:rPr>
    </w:lvl>
    <w:lvl w:ilvl="1" w:tentative="1">
      <w:start w:val="1"/>
      <w:numFmt w:val="decimal"/>
      <w:lvlText w:val="%2."/>
      <w:lvlJc w:val="left"/>
      <w:pPr>
        <w:ind w:left="840" w:hanging="420"/>
      </w:pPr>
      <w:rPr>
        <w:rFonts w:hint="eastAsia"/>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711687538"/>
  </w:num>
  <w:num w:numId="2">
    <w:abstractNumId w:val="997348861"/>
  </w:num>
  <w:num w:numId="3">
    <w:abstractNumId w:val="1093624391"/>
  </w:num>
  <w:num w:numId="4">
    <w:abstractNumId w:val="845632350"/>
  </w:num>
  <w:num w:numId="5">
    <w:abstractNumId w:val="1667704636"/>
  </w:num>
  <w:num w:numId="6">
    <w:abstractNumId w:val="774178759"/>
  </w:num>
  <w:num w:numId="7">
    <w:abstractNumId w:val="2120829455"/>
  </w:num>
  <w:num w:numId="8">
    <w:abstractNumId w:val="461075301"/>
  </w:num>
  <w:num w:numId="9">
    <w:abstractNumId w:val="302463194"/>
  </w:num>
  <w:num w:numId="10">
    <w:abstractNumId w:val="1115103098"/>
  </w:num>
  <w:num w:numId="11">
    <w:abstractNumId w:val="1111895141"/>
  </w:num>
  <w:num w:numId="12">
    <w:abstractNumId w:val="1969360525"/>
  </w:num>
  <w:num w:numId="13">
    <w:abstractNumId w:val="2074767986"/>
  </w:num>
  <w:num w:numId="14">
    <w:abstractNumId w:val="2013995755"/>
  </w:num>
  <w:num w:numId="15">
    <w:abstractNumId w:val="2084909272"/>
  </w:num>
  <w:num w:numId="16">
    <w:abstractNumId w:val="204295559"/>
  </w:num>
  <w:num w:numId="17">
    <w:abstractNumId w:val="996803178"/>
  </w:num>
  <w:num w:numId="18">
    <w:abstractNumId w:val="518347782"/>
  </w:num>
  <w:num w:numId="19">
    <w:abstractNumId w:val="723062687"/>
  </w:num>
  <w:num w:numId="20">
    <w:abstractNumId w:val="1659529911"/>
  </w:num>
  <w:num w:numId="21">
    <w:abstractNumId w:val="2248081"/>
  </w:num>
  <w:num w:numId="22">
    <w:abstractNumId w:val="1112672787"/>
  </w:num>
  <w:num w:numId="23">
    <w:abstractNumId w:val="2083522871"/>
  </w:num>
  <w:num w:numId="24">
    <w:abstractNumId w:val="1446005268"/>
  </w:num>
  <w:num w:numId="25">
    <w:abstractNumId w:val="1955360443"/>
  </w:num>
  <w:num w:numId="26">
    <w:abstractNumId w:val="878200185"/>
  </w:num>
  <w:num w:numId="27">
    <w:abstractNumId w:val="169831540"/>
  </w:num>
  <w:num w:numId="28">
    <w:abstractNumId w:val="1798571688"/>
  </w:num>
  <w:num w:numId="29">
    <w:abstractNumId w:val="1515614327"/>
  </w:num>
  <w:num w:numId="30">
    <w:abstractNumId w:val="464086706"/>
  </w:num>
  <w:num w:numId="31">
    <w:abstractNumId w:val="1924218474"/>
  </w:num>
  <w:num w:numId="32">
    <w:abstractNumId w:val="780225985"/>
  </w:num>
  <w:num w:numId="33">
    <w:abstractNumId w:val="665137472"/>
  </w:num>
  <w:num w:numId="34">
    <w:abstractNumId w:val="209920122"/>
  </w:num>
  <w:num w:numId="35">
    <w:abstractNumId w:val="1837185736"/>
  </w:num>
  <w:num w:numId="36">
    <w:abstractNumId w:val="20514876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hideSpellingErrors/>
  <w:doNotTrackMove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6C49"/>
    <w:rsid w:val="000035A8"/>
    <w:rsid w:val="0000761A"/>
    <w:rsid w:val="0003411C"/>
    <w:rsid w:val="00050BE2"/>
    <w:rsid w:val="00056C24"/>
    <w:rsid w:val="00057181"/>
    <w:rsid w:val="000718E7"/>
    <w:rsid w:val="00072138"/>
    <w:rsid w:val="000A6353"/>
    <w:rsid w:val="00107274"/>
    <w:rsid w:val="00130343"/>
    <w:rsid w:val="00137321"/>
    <w:rsid w:val="00154EC7"/>
    <w:rsid w:val="00167884"/>
    <w:rsid w:val="00176B6F"/>
    <w:rsid w:val="001B2E0F"/>
    <w:rsid w:val="001C5D48"/>
    <w:rsid w:val="001C601F"/>
    <w:rsid w:val="001E63D1"/>
    <w:rsid w:val="001F7777"/>
    <w:rsid w:val="002100A4"/>
    <w:rsid w:val="002351AD"/>
    <w:rsid w:val="002C467D"/>
    <w:rsid w:val="002D2589"/>
    <w:rsid w:val="002F74BD"/>
    <w:rsid w:val="00302E29"/>
    <w:rsid w:val="00340644"/>
    <w:rsid w:val="003469AE"/>
    <w:rsid w:val="00366C49"/>
    <w:rsid w:val="003734A7"/>
    <w:rsid w:val="003759EC"/>
    <w:rsid w:val="00377002"/>
    <w:rsid w:val="003816CF"/>
    <w:rsid w:val="0038344E"/>
    <w:rsid w:val="00386794"/>
    <w:rsid w:val="0039263B"/>
    <w:rsid w:val="0039418F"/>
    <w:rsid w:val="003965C4"/>
    <w:rsid w:val="003A75FF"/>
    <w:rsid w:val="003B1619"/>
    <w:rsid w:val="003C44E0"/>
    <w:rsid w:val="003F1485"/>
    <w:rsid w:val="00426DD0"/>
    <w:rsid w:val="00430B92"/>
    <w:rsid w:val="00431E5F"/>
    <w:rsid w:val="00463D7B"/>
    <w:rsid w:val="00475E22"/>
    <w:rsid w:val="00477FCB"/>
    <w:rsid w:val="00483DFA"/>
    <w:rsid w:val="004D25CA"/>
    <w:rsid w:val="005044C2"/>
    <w:rsid w:val="0054435A"/>
    <w:rsid w:val="00580B6A"/>
    <w:rsid w:val="00584DCF"/>
    <w:rsid w:val="0059197C"/>
    <w:rsid w:val="005A7B36"/>
    <w:rsid w:val="005B1596"/>
    <w:rsid w:val="005D2CB4"/>
    <w:rsid w:val="005D5463"/>
    <w:rsid w:val="005E004D"/>
    <w:rsid w:val="006168A8"/>
    <w:rsid w:val="006835BF"/>
    <w:rsid w:val="006872FF"/>
    <w:rsid w:val="006D0ECF"/>
    <w:rsid w:val="006E5C0D"/>
    <w:rsid w:val="006F315A"/>
    <w:rsid w:val="0071525D"/>
    <w:rsid w:val="007820A7"/>
    <w:rsid w:val="007866DB"/>
    <w:rsid w:val="00794A5E"/>
    <w:rsid w:val="007A1768"/>
    <w:rsid w:val="007C0D1B"/>
    <w:rsid w:val="00804E2D"/>
    <w:rsid w:val="008105C9"/>
    <w:rsid w:val="00820E55"/>
    <w:rsid w:val="00845F6C"/>
    <w:rsid w:val="00874C59"/>
    <w:rsid w:val="0089093C"/>
    <w:rsid w:val="008B211F"/>
    <w:rsid w:val="008B267E"/>
    <w:rsid w:val="00923FAF"/>
    <w:rsid w:val="00964EE1"/>
    <w:rsid w:val="009A3B18"/>
    <w:rsid w:val="009E4728"/>
    <w:rsid w:val="00A72B4E"/>
    <w:rsid w:val="00A75CB0"/>
    <w:rsid w:val="00AA2CB8"/>
    <w:rsid w:val="00AF2E8E"/>
    <w:rsid w:val="00B51E85"/>
    <w:rsid w:val="00B51FD7"/>
    <w:rsid w:val="00B54F6A"/>
    <w:rsid w:val="00B6167F"/>
    <w:rsid w:val="00B84A76"/>
    <w:rsid w:val="00B8585B"/>
    <w:rsid w:val="00B971FB"/>
    <w:rsid w:val="00BB60E1"/>
    <w:rsid w:val="00C05E78"/>
    <w:rsid w:val="00C22E6C"/>
    <w:rsid w:val="00C2703E"/>
    <w:rsid w:val="00C4260B"/>
    <w:rsid w:val="00C839EE"/>
    <w:rsid w:val="00CA0B2F"/>
    <w:rsid w:val="00CB3CB8"/>
    <w:rsid w:val="00D2018A"/>
    <w:rsid w:val="00D32E1D"/>
    <w:rsid w:val="00D33168"/>
    <w:rsid w:val="00D367D2"/>
    <w:rsid w:val="00DA1B9E"/>
    <w:rsid w:val="00DB606B"/>
    <w:rsid w:val="00DB61B0"/>
    <w:rsid w:val="00DF4A55"/>
    <w:rsid w:val="00E005F6"/>
    <w:rsid w:val="00E04038"/>
    <w:rsid w:val="00E319CF"/>
    <w:rsid w:val="00E46D65"/>
    <w:rsid w:val="00E60455"/>
    <w:rsid w:val="00E65556"/>
    <w:rsid w:val="00E81A44"/>
    <w:rsid w:val="00EC05E1"/>
    <w:rsid w:val="00EE437C"/>
    <w:rsid w:val="00F43C07"/>
    <w:rsid w:val="00F74C17"/>
    <w:rsid w:val="00FA3343"/>
    <w:rsid w:val="00FB5483"/>
    <w:rsid w:val="00FE7C3A"/>
    <w:rsid w:val="00FF0A57"/>
    <w:rsid w:val="046A3D38"/>
    <w:rsid w:val="09337D24"/>
    <w:rsid w:val="09BB3687"/>
    <w:rsid w:val="19BC2548"/>
    <w:rsid w:val="22605C74"/>
    <w:rsid w:val="2C08354D"/>
    <w:rsid w:val="2CD67080"/>
    <w:rsid w:val="43F23209"/>
    <w:rsid w:val="53186EE4"/>
    <w:rsid w:val="621F230A"/>
    <w:rsid w:val="683D2B94"/>
    <w:rsid w:val="7764686F"/>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6"/>
    <w:qFormat/>
    <w:uiPriority w:val="0"/>
    <w:pPr>
      <w:keepNext/>
      <w:keepLines/>
      <w:pageBreakBefore/>
      <w:numPr>
        <w:ilvl w:val="0"/>
        <w:numId w:val="1"/>
      </w:numPr>
      <w:pBdr>
        <w:bottom w:val="single" w:color="C0C0C0" w:sz="18" w:space="1"/>
      </w:pBdr>
      <w:tabs>
        <w:tab w:val="left" w:pos="432"/>
      </w:tabs>
      <w:spacing w:before="340" w:after="330" w:line="578" w:lineRule="auto"/>
      <w:outlineLvl w:val="0"/>
    </w:pPr>
    <w:rPr>
      <w:rFonts w:ascii="Tahoma" w:hAnsi="Tahoma" w:eastAsia="黑体"/>
      <w:b/>
      <w:kern w:val="44"/>
      <w:sz w:val="44"/>
      <w:szCs w:val="20"/>
    </w:rPr>
  </w:style>
  <w:style w:type="paragraph" w:styleId="3">
    <w:name w:val="heading 2"/>
    <w:basedOn w:val="1"/>
    <w:next w:val="1"/>
    <w:link w:val="37"/>
    <w:qFormat/>
    <w:uiPriority w:val="0"/>
    <w:pPr>
      <w:keepNext/>
      <w:keepLines/>
      <w:numPr>
        <w:ilvl w:val="1"/>
        <w:numId w:val="1"/>
      </w:numPr>
      <w:tabs>
        <w:tab w:val="left" w:pos="576"/>
      </w:tabs>
      <w:spacing w:before="260" w:after="260" w:line="416" w:lineRule="auto"/>
      <w:outlineLvl w:val="1"/>
    </w:pPr>
    <w:rPr>
      <w:rFonts w:ascii="Arial" w:hAnsi="Arial" w:eastAsia="黑体"/>
      <w:sz w:val="36"/>
      <w:szCs w:val="20"/>
    </w:rPr>
  </w:style>
  <w:style w:type="paragraph" w:styleId="4">
    <w:name w:val="heading 3"/>
    <w:basedOn w:val="1"/>
    <w:next w:val="1"/>
    <w:link w:val="44"/>
    <w:qFormat/>
    <w:uiPriority w:val="0"/>
    <w:pPr>
      <w:keepNext/>
      <w:keepLines/>
      <w:numPr>
        <w:ilvl w:val="2"/>
        <w:numId w:val="1"/>
      </w:numPr>
      <w:tabs>
        <w:tab w:val="left" w:pos="720"/>
      </w:tabs>
      <w:adjustRightInd w:val="0"/>
      <w:spacing w:before="260" w:after="260" w:line="415" w:lineRule="auto"/>
      <w:outlineLvl w:val="2"/>
    </w:pPr>
    <w:rPr>
      <w:rFonts w:ascii="Tahoma" w:hAnsi="Tahoma" w:eastAsia="黑体"/>
      <w:sz w:val="30"/>
      <w:szCs w:val="20"/>
    </w:rPr>
  </w:style>
  <w:style w:type="paragraph" w:styleId="5">
    <w:name w:val="heading 4"/>
    <w:basedOn w:val="1"/>
    <w:next w:val="1"/>
    <w:link w:val="50"/>
    <w:qFormat/>
    <w:uiPriority w:val="0"/>
    <w:pPr>
      <w:keepNext/>
      <w:keepLines/>
      <w:numPr>
        <w:ilvl w:val="3"/>
        <w:numId w:val="1"/>
      </w:numPr>
      <w:tabs>
        <w:tab w:val="left" w:pos="864"/>
      </w:tabs>
      <w:spacing w:line="240" w:lineRule="atLeast"/>
      <w:jc w:val="left"/>
      <w:outlineLvl w:val="3"/>
    </w:pPr>
    <w:rPr>
      <w:rFonts w:ascii="Tahoma" w:hAnsi="Tahoma" w:eastAsia="黑体"/>
      <w:smallCaps/>
      <w:kern w:val="20"/>
      <w:sz w:val="28"/>
      <w:szCs w:val="20"/>
    </w:rPr>
  </w:style>
  <w:style w:type="paragraph" w:styleId="6">
    <w:name w:val="heading 5"/>
    <w:basedOn w:val="1"/>
    <w:next w:val="1"/>
    <w:link w:val="52"/>
    <w:qFormat/>
    <w:uiPriority w:val="0"/>
    <w:pPr>
      <w:keepNext/>
      <w:keepLines/>
      <w:numPr>
        <w:ilvl w:val="4"/>
        <w:numId w:val="1"/>
      </w:numPr>
      <w:tabs>
        <w:tab w:val="left" w:pos="1008"/>
      </w:tabs>
      <w:spacing w:line="240" w:lineRule="atLeast"/>
      <w:jc w:val="left"/>
      <w:outlineLvl w:val="4"/>
    </w:pPr>
    <w:rPr>
      <w:rFonts w:ascii="Tahoma" w:hAnsi="Tahoma" w:eastAsia="黑体"/>
      <w:kern w:val="20"/>
      <w:sz w:val="28"/>
      <w:szCs w:val="20"/>
    </w:rPr>
  </w:style>
  <w:style w:type="paragraph" w:styleId="7">
    <w:name w:val="heading 6"/>
    <w:basedOn w:val="1"/>
    <w:next w:val="1"/>
    <w:link w:val="47"/>
    <w:qFormat/>
    <w:uiPriority w:val="0"/>
    <w:pPr>
      <w:keepNext/>
      <w:keepLines/>
      <w:numPr>
        <w:ilvl w:val="5"/>
        <w:numId w:val="1"/>
      </w:numPr>
      <w:tabs>
        <w:tab w:val="left" w:pos="1152"/>
      </w:tabs>
      <w:spacing w:line="240" w:lineRule="atLeast"/>
      <w:jc w:val="left"/>
      <w:outlineLvl w:val="5"/>
    </w:pPr>
    <w:rPr>
      <w:rFonts w:ascii="Garamond" w:hAnsi="Garamond"/>
      <w:b/>
      <w:kern w:val="20"/>
      <w:sz w:val="22"/>
      <w:szCs w:val="20"/>
    </w:rPr>
  </w:style>
  <w:style w:type="paragraph" w:styleId="8">
    <w:name w:val="heading 7"/>
    <w:basedOn w:val="1"/>
    <w:next w:val="1"/>
    <w:link w:val="53"/>
    <w:qFormat/>
    <w:uiPriority w:val="0"/>
    <w:pPr>
      <w:keepNext/>
      <w:keepLines/>
      <w:numPr>
        <w:ilvl w:val="6"/>
        <w:numId w:val="1"/>
      </w:numPr>
      <w:tabs>
        <w:tab w:val="left" w:pos="1296"/>
      </w:tabs>
      <w:spacing w:line="240" w:lineRule="atLeast"/>
      <w:jc w:val="left"/>
      <w:outlineLvl w:val="6"/>
    </w:pPr>
    <w:rPr>
      <w:rFonts w:ascii="Garamond" w:hAnsi="Garamond"/>
      <w:smallCaps/>
      <w:kern w:val="20"/>
      <w:sz w:val="23"/>
      <w:szCs w:val="20"/>
    </w:rPr>
  </w:style>
  <w:style w:type="paragraph" w:styleId="9">
    <w:name w:val="heading 8"/>
    <w:basedOn w:val="1"/>
    <w:next w:val="1"/>
    <w:link w:val="54"/>
    <w:qFormat/>
    <w:uiPriority w:val="0"/>
    <w:pPr>
      <w:keepNext/>
      <w:keepLines/>
      <w:numPr>
        <w:ilvl w:val="7"/>
        <w:numId w:val="1"/>
      </w:numPr>
      <w:tabs>
        <w:tab w:val="left" w:pos="1440"/>
      </w:tabs>
      <w:spacing w:line="240" w:lineRule="atLeast"/>
      <w:jc w:val="left"/>
      <w:outlineLvl w:val="7"/>
    </w:pPr>
    <w:rPr>
      <w:rFonts w:ascii="Garamond" w:hAnsi="Garamond"/>
      <w:i/>
      <w:kern w:val="20"/>
      <w:sz w:val="22"/>
      <w:szCs w:val="20"/>
    </w:rPr>
  </w:style>
  <w:style w:type="paragraph" w:styleId="10">
    <w:name w:val="heading 9"/>
    <w:basedOn w:val="1"/>
    <w:next w:val="1"/>
    <w:link w:val="55"/>
    <w:qFormat/>
    <w:uiPriority w:val="0"/>
    <w:pPr>
      <w:keepNext/>
      <w:keepLines/>
      <w:numPr>
        <w:ilvl w:val="8"/>
        <w:numId w:val="1"/>
      </w:numPr>
      <w:tabs>
        <w:tab w:val="left" w:pos="1584"/>
      </w:tabs>
      <w:spacing w:line="240" w:lineRule="atLeast"/>
      <w:jc w:val="left"/>
      <w:outlineLvl w:val="8"/>
    </w:pPr>
    <w:rPr>
      <w:rFonts w:ascii="Garamond" w:hAnsi="Garamond"/>
      <w:kern w:val="20"/>
      <w:sz w:val="22"/>
      <w:szCs w:val="20"/>
    </w:rPr>
  </w:style>
  <w:style w:type="character" w:default="1" w:styleId="27">
    <w:name w:val="Default Paragraph Font"/>
    <w:unhideWhenUsed/>
    <w:qFormat/>
    <w:uiPriority w:val="1"/>
  </w:style>
  <w:style w:type="table" w:default="1" w:styleId="35">
    <w:name w:val="Normal Table"/>
    <w:unhideWhenUsed/>
    <w:qFormat/>
    <w:uiPriority w:val="99"/>
    <w:tblPr>
      <w:tblLayout w:type="fixed"/>
      <w:tblCellMar>
        <w:top w:w="0" w:type="dxa"/>
        <w:left w:w="108" w:type="dxa"/>
        <w:bottom w:w="0" w:type="dxa"/>
        <w:right w:w="108" w:type="dxa"/>
      </w:tblCellMar>
    </w:tblPr>
  </w:style>
  <w:style w:type="paragraph" w:styleId="11">
    <w:name w:val="annotation subject"/>
    <w:basedOn w:val="12"/>
    <w:next w:val="12"/>
    <w:link w:val="42"/>
    <w:qFormat/>
    <w:uiPriority w:val="0"/>
    <w:rPr>
      <w:b/>
      <w:bCs/>
    </w:rPr>
  </w:style>
  <w:style w:type="paragraph" w:styleId="12">
    <w:name w:val="annotation text"/>
    <w:basedOn w:val="1"/>
    <w:link w:val="41"/>
    <w:qFormat/>
    <w:uiPriority w:val="0"/>
    <w:pPr>
      <w:jc w:val="left"/>
    </w:pPr>
  </w:style>
  <w:style w:type="paragraph" w:styleId="13">
    <w:name w:val="caption"/>
    <w:basedOn w:val="1"/>
    <w:next w:val="1"/>
    <w:qFormat/>
    <w:uiPriority w:val="0"/>
    <w:pPr>
      <w:spacing w:before="120" w:after="240"/>
      <w:jc w:val="left"/>
    </w:pPr>
    <w:rPr>
      <w:rFonts w:ascii="Arial" w:hAnsi="Arial" w:eastAsia="黑体"/>
      <w:szCs w:val="20"/>
    </w:rPr>
  </w:style>
  <w:style w:type="paragraph" w:styleId="14">
    <w:name w:val="Document Map"/>
    <w:basedOn w:val="1"/>
    <w:link w:val="46"/>
    <w:qFormat/>
    <w:uiPriority w:val="0"/>
    <w:rPr>
      <w:rFonts w:ascii="宋体"/>
      <w:sz w:val="18"/>
      <w:szCs w:val="18"/>
    </w:rPr>
  </w:style>
  <w:style w:type="paragraph" w:styleId="15">
    <w:name w:val="toc 3"/>
    <w:basedOn w:val="1"/>
    <w:next w:val="1"/>
    <w:qFormat/>
    <w:uiPriority w:val="39"/>
    <w:pPr>
      <w:ind w:left="840" w:leftChars="400"/>
    </w:pPr>
    <w:rPr>
      <w:rFonts w:ascii="Calibri" w:hAnsi="Calibri"/>
      <w:sz w:val="21"/>
      <w:szCs w:val="22"/>
    </w:rPr>
  </w:style>
  <w:style w:type="paragraph" w:styleId="16">
    <w:name w:val="Plain Text"/>
    <w:basedOn w:val="1"/>
    <w:link w:val="51"/>
    <w:qFormat/>
    <w:uiPriority w:val="0"/>
    <w:rPr>
      <w:rFonts w:cs="Courier New"/>
      <w:szCs w:val="21"/>
    </w:rPr>
  </w:style>
  <w:style w:type="paragraph" w:styleId="17">
    <w:name w:val="Balloon Text"/>
    <w:basedOn w:val="1"/>
    <w:link w:val="40"/>
    <w:qFormat/>
    <w:uiPriority w:val="0"/>
    <w:rPr>
      <w:sz w:val="18"/>
      <w:szCs w:val="18"/>
    </w:rPr>
  </w:style>
  <w:style w:type="paragraph" w:styleId="18">
    <w:name w:val="footer"/>
    <w:basedOn w:val="1"/>
    <w:qFormat/>
    <w:uiPriority w:val="0"/>
    <w:pPr>
      <w:tabs>
        <w:tab w:val="center" w:pos="4153"/>
        <w:tab w:val="right" w:pos="8306"/>
      </w:tabs>
      <w:snapToGrid w:val="0"/>
      <w:jc w:val="left"/>
    </w:pPr>
    <w:rPr>
      <w:sz w:val="18"/>
    </w:rPr>
  </w:style>
  <w:style w:type="paragraph" w:styleId="1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20">
    <w:name w:val="toc 1"/>
    <w:basedOn w:val="1"/>
    <w:next w:val="1"/>
    <w:qFormat/>
    <w:uiPriority w:val="39"/>
  </w:style>
  <w:style w:type="paragraph" w:styleId="21">
    <w:name w:val="Subtitle"/>
    <w:basedOn w:val="1"/>
    <w:next w:val="1"/>
    <w:link w:val="56"/>
    <w:qFormat/>
    <w:uiPriority w:val="0"/>
    <w:pPr>
      <w:spacing w:beforeLines="50" w:line="312" w:lineRule="auto"/>
      <w:jc w:val="center"/>
    </w:pPr>
    <w:rPr>
      <w:rFonts w:ascii="Arial Black" w:hAnsi="Arial Black" w:eastAsia="黑体"/>
      <w:b/>
      <w:kern w:val="28"/>
      <w:sz w:val="72"/>
      <w:szCs w:val="20"/>
    </w:rPr>
  </w:style>
  <w:style w:type="paragraph" w:styleId="22">
    <w:name w:val="footnote text"/>
    <w:basedOn w:val="1"/>
    <w:link w:val="48"/>
    <w:qFormat/>
    <w:uiPriority w:val="0"/>
    <w:pPr>
      <w:snapToGrid w:val="0"/>
      <w:jc w:val="left"/>
    </w:pPr>
    <w:rPr>
      <w:sz w:val="18"/>
      <w:szCs w:val="18"/>
    </w:rPr>
  </w:style>
  <w:style w:type="paragraph" w:styleId="23">
    <w:name w:val="toc 2"/>
    <w:basedOn w:val="1"/>
    <w:next w:val="1"/>
    <w:qFormat/>
    <w:uiPriority w:val="39"/>
    <w:pPr>
      <w:ind w:left="420" w:leftChars="200"/>
    </w:pPr>
    <w:rPr>
      <w:rFonts w:ascii="Calibri" w:hAnsi="Calibri"/>
      <w:sz w:val="21"/>
      <w:szCs w:val="22"/>
    </w:rPr>
  </w:style>
  <w:style w:type="paragraph" w:styleId="24">
    <w:name w:val="HTML Preformatted"/>
    <w:basedOn w:val="1"/>
    <w:link w:val="45"/>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25">
    <w:name w:val="Normal (Web)"/>
    <w:basedOn w:val="1"/>
    <w:unhideWhenUsed/>
    <w:qFormat/>
    <w:uiPriority w:val="99"/>
    <w:pPr>
      <w:widowControl/>
      <w:spacing w:beforeAutospacing="1" w:afterAutospacing="1"/>
      <w:jc w:val="left"/>
    </w:pPr>
    <w:rPr>
      <w:rFonts w:ascii="宋体" w:hAnsi="宋体" w:cs="宋体"/>
      <w:kern w:val="0"/>
    </w:rPr>
  </w:style>
  <w:style w:type="paragraph" w:styleId="26">
    <w:name w:val="Title"/>
    <w:basedOn w:val="1"/>
    <w:next w:val="1"/>
    <w:link w:val="57"/>
    <w:qFormat/>
    <w:uiPriority w:val="0"/>
    <w:pPr>
      <w:spacing w:before="240" w:after="60"/>
      <w:jc w:val="center"/>
      <w:outlineLvl w:val="0"/>
    </w:pPr>
    <w:rPr>
      <w:rFonts w:ascii="Cambria" w:hAnsi="Cambria"/>
      <w:b/>
      <w:bCs/>
      <w:sz w:val="32"/>
      <w:szCs w:val="32"/>
    </w:rPr>
  </w:style>
  <w:style w:type="character" w:styleId="28">
    <w:name w:val="Strong"/>
    <w:qFormat/>
    <w:uiPriority w:val="22"/>
    <w:rPr>
      <w:b/>
      <w:bCs/>
    </w:rPr>
  </w:style>
  <w:style w:type="character" w:styleId="29">
    <w:name w:val="FollowedHyperlink"/>
    <w:qFormat/>
    <w:uiPriority w:val="0"/>
    <w:rPr>
      <w:color w:val="800080"/>
      <w:u w:val="single"/>
    </w:rPr>
  </w:style>
  <w:style w:type="character" w:styleId="30">
    <w:name w:val="Emphasis"/>
    <w:qFormat/>
    <w:uiPriority w:val="0"/>
    <w:rPr>
      <w:i/>
      <w:iCs/>
    </w:rPr>
  </w:style>
  <w:style w:type="character" w:styleId="31">
    <w:name w:val="Hyperlink"/>
    <w:qFormat/>
    <w:uiPriority w:val="99"/>
    <w:rPr>
      <w:color w:val="0000FF"/>
      <w:u w:val="single"/>
    </w:rPr>
  </w:style>
  <w:style w:type="character" w:styleId="32">
    <w:name w:val="HTML Code"/>
    <w:unhideWhenUsed/>
    <w:qFormat/>
    <w:uiPriority w:val="99"/>
    <w:rPr>
      <w:rFonts w:ascii="宋体" w:hAnsi="宋体" w:eastAsia="宋体" w:cs="宋体"/>
      <w:sz w:val="24"/>
      <w:szCs w:val="24"/>
    </w:rPr>
  </w:style>
  <w:style w:type="character" w:styleId="33">
    <w:name w:val="annotation reference"/>
    <w:qFormat/>
    <w:uiPriority w:val="0"/>
    <w:rPr>
      <w:sz w:val="21"/>
      <w:szCs w:val="21"/>
    </w:rPr>
  </w:style>
  <w:style w:type="character" w:styleId="34">
    <w:name w:val="footnote reference"/>
    <w:qFormat/>
    <w:uiPriority w:val="0"/>
    <w:rPr>
      <w:vertAlign w:val="superscript"/>
    </w:rPr>
  </w:style>
  <w:style w:type="character" w:customStyle="1" w:styleId="36">
    <w:name w:val="标题 1 Char"/>
    <w:link w:val="2"/>
    <w:qFormat/>
    <w:uiPriority w:val="0"/>
    <w:rPr>
      <w:rFonts w:ascii="Tahoma" w:hAnsi="Tahoma" w:eastAsia="黑体"/>
      <w:b/>
      <w:kern w:val="44"/>
      <w:sz w:val="44"/>
    </w:rPr>
  </w:style>
  <w:style w:type="character" w:customStyle="1" w:styleId="37">
    <w:name w:val="标题 2 Char"/>
    <w:link w:val="3"/>
    <w:qFormat/>
    <w:uiPriority w:val="0"/>
    <w:rPr>
      <w:rFonts w:ascii="Arial" w:hAnsi="Arial" w:eastAsia="黑体"/>
      <w:kern w:val="2"/>
      <w:sz w:val="36"/>
    </w:rPr>
  </w:style>
  <w:style w:type="paragraph" w:customStyle="1" w:styleId="38">
    <w:name w:val="标题5"/>
    <w:basedOn w:val="6"/>
    <w:qFormat/>
    <w:uiPriority w:val="0"/>
    <w:rPr>
      <w:sz w:val="24"/>
    </w:rPr>
  </w:style>
  <w:style w:type="paragraph" w:customStyle="1" w:styleId="39">
    <w:name w:val="列出段落1"/>
    <w:basedOn w:val="1"/>
    <w:qFormat/>
    <w:uiPriority w:val="34"/>
    <w:pPr>
      <w:ind w:firstLine="420"/>
    </w:pPr>
  </w:style>
  <w:style w:type="character" w:customStyle="1" w:styleId="40">
    <w:name w:val="批注框文本 Char"/>
    <w:link w:val="17"/>
    <w:qFormat/>
    <w:uiPriority w:val="0"/>
    <w:rPr>
      <w:kern w:val="2"/>
      <w:sz w:val="18"/>
      <w:szCs w:val="18"/>
    </w:rPr>
  </w:style>
  <w:style w:type="character" w:customStyle="1" w:styleId="41">
    <w:name w:val="批注文字 Char"/>
    <w:link w:val="12"/>
    <w:qFormat/>
    <w:uiPriority w:val="0"/>
    <w:rPr>
      <w:kern w:val="2"/>
      <w:sz w:val="21"/>
      <w:szCs w:val="22"/>
    </w:rPr>
  </w:style>
  <w:style w:type="character" w:customStyle="1" w:styleId="42">
    <w:name w:val="批注主题 Char"/>
    <w:link w:val="11"/>
    <w:qFormat/>
    <w:uiPriority w:val="0"/>
    <w:rPr>
      <w:b/>
      <w:bCs/>
      <w:kern w:val="2"/>
      <w:sz w:val="21"/>
      <w:szCs w:val="22"/>
    </w:rPr>
  </w:style>
  <w:style w:type="character" w:customStyle="1" w:styleId="43">
    <w:name w:val="apple-converted-space"/>
    <w:basedOn w:val="27"/>
    <w:qFormat/>
    <w:uiPriority w:val="0"/>
  </w:style>
  <w:style w:type="character" w:customStyle="1" w:styleId="44">
    <w:name w:val="标题 3 Char"/>
    <w:link w:val="4"/>
    <w:qFormat/>
    <w:uiPriority w:val="0"/>
    <w:rPr>
      <w:rFonts w:ascii="Tahoma" w:hAnsi="Tahoma" w:eastAsia="黑体"/>
      <w:kern w:val="2"/>
      <w:sz w:val="30"/>
    </w:rPr>
  </w:style>
  <w:style w:type="character" w:customStyle="1" w:styleId="45">
    <w:name w:val="HTML 预设格式 Char"/>
    <w:link w:val="24"/>
    <w:qFormat/>
    <w:uiPriority w:val="99"/>
    <w:rPr>
      <w:rFonts w:ascii="宋体" w:hAnsi="宋体" w:cs="宋体"/>
      <w:sz w:val="24"/>
      <w:szCs w:val="24"/>
    </w:rPr>
  </w:style>
  <w:style w:type="character" w:customStyle="1" w:styleId="46">
    <w:name w:val="文档结构图 Char"/>
    <w:link w:val="14"/>
    <w:qFormat/>
    <w:uiPriority w:val="0"/>
    <w:rPr>
      <w:rFonts w:ascii="宋体"/>
      <w:kern w:val="2"/>
      <w:sz w:val="18"/>
      <w:szCs w:val="18"/>
    </w:rPr>
  </w:style>
  <w:style w:type="character" w:customStyle="1" w:styleId="47">
    <w:name w:val="标题 6 Char"/>
    <w:link w:val="7"/>
    <w:qFormat/>
    <w:uiPriority w:val="0"/>
    <w:rPr>
      <w:rFonts w:ascii="Garamond" w:hAnsi="Garamond"/>
      <w:b/>
      <w:kern w:val="20"/>
      <w:sz w:val="22"/>
    </w:rPr>
  </w:style>
  <w:style w:type="character" w:customStyle="1" w:styleId="48">
    <w:name w:val="脚注文本 Char"/>
    <w:link w:val="22"/>
    <w:qFormat/>
    <w:uiPriority w:val="0"/>
    <w:rPr>
      <w:kern w:val="2"/>
      <w:sz w:val="18"/>
      <w:szCs w:val="18"/>
    </w:rPr>
  </w:style>
  <w:style w:type="character" w:customStyle="1" w:styleId="49">
    <w:name w:val="mw-headline"/>
    <w:basedOn w:val="27"/>
    <w:qFormat/>
    <w:uiPriority w:val="0"/>
  </w:style>
  <w:style w:type="character" w:customStyle="1" w:styleId="50">
    <w:name w:val="标题 4 Char"/>
    <w:link w:val="5"/>
    <w:qFormat/>
    <w:uiPriority w:val="0"/>
    <w:rPr>
      <w:rFonts w:ascii="Tahoma" w:hAnsi="Tahoma" w:eastAsia="黑体"/>
      <w:smallCaps/>
      <w:kern w:val="20"/>
      <w:sz w:val="28"/>
    </w:rPr>
  </w:style>
  <w:style w:type="character" w:customStyle="1" w:styleId="51">
    <w:name w:val="纯文本 Char"/>
    <w:link w:val="16"/>
    <w:qFormat/>
    <w:uiPriority w:val="0"/>
    <w:rPr>
      <w:rFonts w:cs="Courier New"/>
      <w:kern w:val="2"/>
      <w:sz w:val="21"/>
      <w:szCs w:val="21"/>
    </w:rPr>
  </w:style>
  <w:style w:type="character" w:customStyle="1" w:styleId="52">
    <w:name w:val="标题 5 Char"/>
    <w:link w:val="6"/>
    <w:qFormat/>
    <w:uiPriority w:val="0"/>
    <w:rPr>
      <w:rFonts w:ascii="Tahoma" w:hAnsi="Tahoma" w:eastAsia="黑体"/>
      <w:kern w:val="20"/>
      <w:sz w:val="28"/>
    </w:rPr>
  </w:style>
  <w:style w:type="character" w:customStyle="1" w:styleId="53">
    <w:name w:val="标题 7 Char"/>
    <w:link w:val="8"/>
    <w:qFormat/>
    <w:uiPriority w:val="0"/>
    <w:rPr>
      <w:rFonts w:ascii="Garamond" w:hAnsi="Garamond"/>
      <w:smallCaps/>
      <w:kern w:val="20"/>
      <w:sz w:val="23"/>
    </w:rPr>
  </w:style>
  <w:style w:type="character" w:customStyle="1" w:styleId="54">
    <w:name w:val="标题 8 Char"/>
    <w:link w:val="9"/>
    <w:qFormat/>
    <w:uiPriority w:val="0"/>
    <w:rPr>
      <w:rFonts w:ascii="Garamond" w:hAnsi="Garamond"/>
      <w:i/>
      <w:kern w:val="20"/>
      <w:sz w:val="22"/>
    </w:rPr>
  </w:style>
  <w:style w:type="character" w:customStyle="1" w:styleId="55">
    <w:name w:val="标题 9 Char"/>
    <w:link w:val="10"/>
    <w:qFormat/>
    <w:uiPriority w:val="0"/>
    <w:rPr>
      <w:rFonts w:ascii="Garamond" w:hAnsi="Garamond"/>
      <w:kern w:val="20"/>
      <w:sz w:val="22"/>
    </w:rPr>
  </w:style>
  <w:style w:type="character" w:customStyle="1" w:styleId="56">
    <w:name w:val="副标题 Char"/>
    <w:link w:val="21"/>
    <w:qFormat/>
    <w:uiPriority w:val="0"/>
    <w:rPr>
      <w:rFonts w:ascii="Arial Black" w:hAnsi="Arial Black" w:eastAsia="黑体"/>
      <w:b/>
      <w:kern w:val="28"/>
      <w:sz w:val="72"/>
    </w:rPr>
  </w:style>
  <w:style w:type="character" w:customStyle="1" w:styleId="57">
    <w:name w:val="标题 Char"/>
    <w:link w:val="26"/>
    <w:qFormat/>
    <w:uiPriority w:val="0"/>
    <w:rPr>
      <w:rFonts w:ascii="Cambria" w:hAnsi="Cambria" w:cs="Times New Roman"/>
      <w:b/>
      <w:bCs/>
      <w:kern w:val="2"/>
      <w:sz w:val="32"/>
      <w:szCs w:val="32"/>
    </w:rPr>
  </w:style>
  <w:style w:type="paragraph" w:customStyle="1" w:styleId="58">
    <w:name w:val="No Spacing"/>
    <w:basedOn w:val="1"/>
    <w:link w:val="59"/>
    <w:qFormat/>
    <w:uiPriority w:val="1"/>
  </w:style>
  <w:style w:type="character" w:customStyle="1" w:styleId="59">
    <w:name w:val="无间隔 Char"/>
    <w:link w:val="58"/>
    <w:qFormat/>
    <w:uiPriority w:val="1"/>
    <w:rPr>
      <w:kern w:val="2"/>
      <w:sz w:val="24"/>
      <w:szCs w:val="24"/>
    </w:rPr>
  </w:style>
  <w:style w:type="paragraph" w:customStyle="1" w:styleId="60">
    <w:name w:val="List Paragraph"/>
    <w:basedOn w:val="1"/>
    <w:qFormat/>
    <w:uiPriority w:val="34"/>
    <w:pPr>
      <w:ind w:firstLine="420" w:firstLineChars="200"/>
    </w:pPr>
  </w:style>
  <w:style w:type="paragraph" w:customStyle="1" w:styleId="61">
    <w:name w:val="Quote"/>
    <w:basedOn w:val="1"/>
    <w:next w:val="1"/>
    <w:link w:val="62"/>
    <w:qFormat/>
    <w:uiPriority w:val="29"/>
    <w:rPr>
      <w:i/>
      <w:iCs/>
      <w:color w:val="000000"/>
    </w:rPr>
  </w:style>
  <w:style w:type="character" w:customStyle="1" w:styleId="62">
    <w:name w:val="引用 Char"/>
    <w:link w:val="61"/>
    <w:qFormat/>
    <w:uiPriority w:val="29"/>
    <w:rPr>
      <w:i/>
      <w:iCs/>
      <w:color w:val="000000"/>
      <w:kern w:val="2"/>
      <w:sz w:val="24"/>
      <w:szCs w:val="24"/>
    </w:rPr>
  </w:style>
  <w:style w:type="paragraph" w:customStyle="1" w:styleId="63">
    <w:name w:val="Intense Quote"/>
    <w:basedOn w:val="1"/>
    <w:next w:val="1"/>
    <w:link w:val="64"/>
    <w:qFormat/>
    <w:uiPriority w:val="30"/>
    <w:pPr>
      <w:pBdr>
        <w:bottom w:val="single" w:color="4F81BD" w:sz="4" w:space="4"/>
      </w:pBdr>
      <w:spacing w:before="200" w:after="280"/>
      <w:ind w:left="936" w:right="936"/>
    </w:pPr>
    <w:rPr>
      <w:b/>
      <w:bCs/>
      <w:i/>
      <w:iCs/>
      <w:color w:val="4F81BD"/>
    </w:rPr>
  </w:style>
  <w:style w:type="character" w:customStyle="1" w:styleId="64">
    <w:name w:val="明显引用 Char"/>
    <w:link w:val="63"/>
    <w:qFormat/>
    <w:uiPriority w:val="30"/>
    <w:rPr>
      <w:b/>
      <w:bCs/>
      <w:i/>
      <w:iCs/>
      <w:color w:val="4F81BD"/>
      <w:kern w:val="2"/>
      <w:sz w:val="24"/>
      <w:szCs w:val="24"/>
    </w:rPr>
  </w:style>
  <w:style w:type="character" w:customStyle="1" w:styleId="65">
    <w:name w:val="Subtle Emphasis"/>
    <w:qFormat/>
    <w:uiPriority w:val="19"/>
    <w:rPr>
      <w:i/>
      <w:iCs/>
      <w:color w:val="808080"/>
    </w:rPr>
  </w:style>
  <w:style w:type="character" w:customStyle="1" w:styleId="66">
    <w:name w:val="Intense Emphasis"/>
    <w:qFormat/>
    <w:uiPriority w:val="21"/>
    <w:rPr>
      <w:b/>
      <w:bCs/>
      <w:i/>
      <w:iCs/>
      <w:color w:val="4F81BD"/>
    </w:rPr>
  </w:style>
  <w:style w:type="character" w:customStyle="1" w:styleId="67">
    <w:name w:val="Subtle Reference"/>
    <w:qFormat/>
    <w:uiPriority w:val="31"/>
    <w:rPr>
      <w:smallCaps/>
      <w:color w:val="C0504D"/>
      <w:u w:val="single"/>
    </w:rPr>
  </w:style>
  <w:style w:type="character" w:customStyle="1" w:styleId="68">
    <w:name w:val="Intense Reference"/>
    <w:qFormat/>
    <w:uiPriority w:val="32"/>
    <w:rPr>
      <w:b/>
      <w:bCs/>
      <w:smallCaps/>
      <w:color w:val="C0504D"/>
      <w:spacing w:val="5"/>
      <w:u w:val="single"/>
    </w:rPr>
  </w:style>
  <w:style w:type="character" w:customStyle="1" w:styleId="69">
    <w:name w:val="Book Title"/>
    <w:qFormat/>
    <w:uiPriority w:val="33"/>
    <w:rPr>
      <w:b/>
      <w:bCs/>
      <w:smallCaps/>
      <w:spacing w:val="5"/>
    </w:rPr>
  </w:style>
  <w:style w:type="paragraph" w:customStyle="1" w:styleId="70">
    <w:name w:val="TOC Heading"/>
    <w:basedOn w:val="2"/>
    <w:next w:val="1"/>
    <w:unhideWhenUsed/>
    <w:qFormat/>
    <w:uiPriority w:val="39"/>
    <w:pPr>
      <w:pageBreakBefore w:val="0"/>
      <w:numPr>
        <w:numId w:val="0"/>
      </w:numPr>
      <w:pBdr>
        <w:bottom w:val="none" w:color="auto" w:sz="0" w:space="0"/>
      </w:pBdr>
      <w:outlineLvl w:val="9"/>
    </w:pPr>
    <w:rPr>
      <w:rFonts w:ascii="Times New Roman" w:hAnsi="Times New Roman" w:eastAsia="宋体"/>
      <w:bCs/>
      <w:szCs w:val="44"/>
    </w:rPr>
  </w:style>
  <w:style w:type="character" w:customStyle="1" w:styleId="71">
    <w:name w:val="attribute"/>
    <w:qFormat/>
    <w:uiPriority w:val="0"/>
  </w:style>
  <w:style w:type="character" w:customStyle="1" w:styleId="72">
    <w:name w:val="attribute-value"/>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header" Target="header3.xml"/><Relationship Id="rId69" Type="http://schemas.openxmlformats.org/officeDocument/2006/relationships/customXml" Target="../customXml/item1.xml"/><Relationship Id="rId68" Type="http://schemas.openxmlformats.org/officeDocument/2006/relationships/image" Target="media/image48.jpeg"/><Relationship Id="rId67" Type="http://schemas.openxmlformats.org/officeDocument/2006/relationships/image" Target="media/image47.jpeg"/><Relationship Id="rId66" Type="http://schemas.openxmlformats.org/officeDocument/2006/relationships/image" Target="media/image46.jpeg"/><Relationship Id="rId65" Type="http://schemas.openxmlformats.org/officeDocument/2006/relationships/image" Target="media/image45.jpeg"/><Relationship Id="rId64" Type="http://schemas.openxmlformats.org/officeDocument/2006/relationships/image" Target="media/image44.jpeg"/><Relationship Id="rId63" Type="http://schemas.openxmlformats.org/officeDocument/2006/relationships/image" Target="media/image43.jpeg"/><Relationship Id="rId62" Type="http://schemas.openxmlformats.org/officeDocument/2006/relationships/image" Target="media/image42.jpeg"/><Relationship Id="rId61" Type="http://schemas.openxmlformats.org/officeDocument/2006/relationships/image" Target="media/image41.jpeg"/><Relationship Id="rId60" Type="http://schemas.openxmlformats.org/officeDocument/2006/relationships/image" Target="media/image40.jpeg"/><Relationship Id="rId6" Type="http://schemas.openxmlformats.org/officeDocument/2006/relationships/header" Target="header2.xml"/><Relationship Id="rId59" Type="http://schemas.openxmlformats.org/officeDocument/2006/relationships/image" Target="media/image39.jpeg"/><Relationship Id="rId58" Type="http://schemas.openxmlformats.org/officeDocument/2006/relationships/image" Target="media/image38.jpeg"/><Relationship Id="rId57" Type="http://schemas.openxmlformats.org/officeDocument/2006/relationships/image" Target="media/image37.GIF"/><Relationship Id="rId56" Type="http://schemas.openxmlformats.org/officeDocument/2006/relationships/hyperlink" Target="javascript:void(0);" TargetMode="External"/><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header" Target="header1.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footnotes" Target="footnotes.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comments" Target="comments.xml"/><Relationship Id="rId29" Type="http://schemas.openxmlformats.org/officeDocument/2006/relationships/image" Target="media/image10.jpeg"/><Relationship Id="rId28" Type="http://schemas.openxmlformats.org/officeDocument/2006/relationships/hyperlink" Target="http://s3.51cto.com/wyfs02/M00/5A/63/wKiom1T8NvuTcT6mAAPhUWwBlOc191.jpg" TargetMode="External"/><Relationship Id="rId27" Type="http://schemas.openxmlformats.org/officeDocument/2006/relationships/image" Target="media/image9.jpeg"/><Relationship Id="rId26" Type="http://schemas.openxmlformats.org/officeDocument/2006/relationships/hyperlink" Target="http://s3.51cto.com/wyfs02/M01/5A/60/wKioL1T8OGvQ3Rj3AACxIXhQdPo362.jpg" TargetMode="External"/><Relationship Id="rId25" Type="http://schemas.openxmlformats.org/officeDocument/2006/relationships/image" Target="media/image8.jpeg"/><Relationship Id="rId24" Type="http://schemas.openxmlformats.org/officeDocument/2006/relationships/hyperlink" Target="http://s3.51cto.com/wyfs02/M02/5A/63/wKiom1T8NjTTDsT0AAGGuRtw63g095.jpg" TargetMode="External"/><Relationship Id="rId23" Type="http://schemas.openxmlformats.org/officeDocument/2006/relationships/image" Target="media/image7.jpeg"/><Relationship Id="rId22" Type="http://schemas.openxmlformats.org/officeDocument/2006/relationships/hyperlink" Target="http://s3.51cto.com/wyfs02/M02/5A/60/wKioL1T8NuegkhuBAAF7RnjrTvw087.jpg" TargetMode="External"/><Relationship Id="rId21" Type="http://schemas.openxmlformats.org/officeDocument/2006/relationships/image" Target="media/image6.jpeg"/><Relationship Id="rId20" Type="http://schemas.openxmlformats.org/officeDocument/2006/relationships/hyperlink" Target="http://s3.51cto.com/wyfs02/M01/5A/60/wKioL1T8NfeRNLbaAAN8WuhqJe4459.jpg" TargetMode="External"/><Relationship Id="rId2" Type="http://schemas.openxmlformats.org/officeDocument/2006/relationships/settings" Target="settings.xml"/><Relationship Id="rId19" Type="http://schemas.openxmlformats.org/officeDocument/2006/relationships/image" Target="media/image5.jpeg"/><Relationship Id="rId18" Type="http://schemas.openxmlformats.org/officeDocument/2006/relationships/hyperlink" Target="http://s3.51cto.com/wyfs02/M00/5A/5F/wKioL1T8NUeBVGExAACbOHV11NA997.jpg" TargetMode="External"/><Relationship Id="rId17" Type="http://schemas.openxmlformats.org/officeDocument/2006/relationships/image" Target="media/image4.jpeg"/><Relationship Id="rId16" Type="http://schemas.openxmlformats.org/officeDocument/2006/relationships/hyperlink" Target="http://s3.51cto.com/wyfs02/M02/5A/5F/wKioL1T8M3SAGf_qAAF2WxtwRww553.jpg" TargetMode="External"/><Relationship Id="rId15" Type="http://schemas.openxmlformats.org/officeDocument/2006/relationships/image" Target="media/image3.jpeg"/><Relationship Id="rId14" Type="http://schemas.openxmlformats.org/officeDocument/2006/relationships/hyperlink" Target="http://s3.51cto.com/wyfs02/M01/5A/63/wKiom1T8MfSR4XkXAAKA8e8xa_k858.jpg" TargetMode="External"/><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hz</Company>
  <Pages>75</Pages>
  <Words>9453</Words>
  <Characters>53886</Characters>
  <Lines>449</Lines>
  <Paragraphs>126</Paragraphs>
  <ScaleCrop>false</ScaleCrop>
  <LinksUpToDate>false</LinksUpToDate>
  <CharactersWithSpaces>63213</CharactersWithSpaces>
  <Application>WPS Office_10.1.0.5457_F1E327BC-269C-435d-A152-05C5408002CA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2014-07-16T07:18:00Z</dcterms:created>
  <dc:creator>jackzhao</dc:creator>
  <cp:lastModifiedBy>binglewei</cp:lastModifiedBy>
  <dcterms:modified xsi:type="dcterms:W3CDTF">2016-04-11T02:07:58Z</dcterms:modified>
  <dc:title>第一篇 初入职场</dc:title>
  <cp:revision>160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